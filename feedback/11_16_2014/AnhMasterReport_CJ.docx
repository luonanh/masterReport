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677E1" w14:textId="77777777" w:rsidR="00B82E7A" w:rsidRDefault="00B82E7A" w:rsidP="00B82E7A">
      <w:pPr>
        <w:pStyle w:val="textcentered"/>
      </w:pPr>
    </w:p>
    <w:p w14:paraId="00D19A88" w14:textId="77777777" w:rsidR="00B82E7A" w:rsidRDefault="00B82E7A" w:rsidP="00B82E7A">
      <w:pPr>
        <w:pStyle w:val="textcentered"/>
      </w:pPr>
    </w:p>
    <w:p w14:paraId="0421F1D5" w14:textId="77777777" w:rsidR="00B82E7A" w:rsidRDefault="00B82E7A" w:rsidP="00B82E7A">
      <w:pPr>
        <w:pStyle w:val="textcentered"/>
      </w:pPr>
    </w:p>
    <w:p w14:paraId="2547221E" w14:textId="77777777" w:rsidR="00B82E7A" w:rsidRDefault="00B82E7A" w:rsidP="00B82E7A">
      <w:pPr>
        <w:pStyle w:val="textcentered"/>
      </w:pPr>
    </w:p>
    <w:p w14:paraId="34F49E8A" w14:textId="77777777" w:rsidR="00B82E7A" w:rsidRDefault="00B82E7A" w:rsidP="00B82E7A">
      <w:pPr>
        <w:pStyle w:val="textcentered"/>
      </w:pPr>
    </w:p>
    <w:p w14:paraId="2772F32E" w14:textId="77777777" w:rsidR="00B82E7A" w:rsidRDefault="00B82E7A" w:rsidP="00B82E7A">
      <w:pPr>
        <w:pStyle w:val="textcentered"/>
      </w:pPr>
    </w:p>
    <w:p w14:paraId="7FE80223" w14:textId="77777777" w:rsidR="00B82E7A" w:rsidRDefault="00B82E7A" w:rsidP="00B82E7A">
      <w:pPr>
        <w:pStyle w:val="textcentered"/>
      </w:pPr>
    </w:p>
    <w:p w14:paraId="02A6F9C8" w14:textId="77777777" w:rsidR="00B82E7A" w:rsidRDefault="00B82E7A" w:rsidP="00B82E7A">
      <w:pPr>
        <w:pStyle w:val="textcentered"/>
      </w:pPr>
    </w:p>
    <w:p w14:paraId="5AC92FAB" w14:textId="77777777" w:rsidR="00B82E7A" w:rsidRDefault="00B82E7A" w:rsidP="00B82E7A">
      <w:pPr>
        <w:pStyle w:val="textcentered"/>
      </w:pPr>
    </w:p>
    <w:p w14:paraId="73368DEF" w14:textId="77777777" w:rsidR="00B82E7A" w:rsidRDefault="00B82E7A" w:rsidP="00B82E7A">
      <w:pPr>
        <w:pStyle w:val="textcentered"/>
      </w:pPr>
      <w:r>
        <w:t>Copyright</w:t>
      </w:r>
    </w:p>
    <w:p w14:paraId="0EF0005D" w14:textId="77777777" w:rsidR="00B82E7A" w:rsidRDefault="00B82E7A" w:rsidP="00B82E7A">
      <w:pPr>
        <w:pStyle w:val="textcentered"/>
      </w:pPr>
      <w:proofErr w:type="gramStart"/>
      <w:r>
        <w:t>by</w:t>
      </w:r>
      <w:proofErr w:type="gramEnd"/>
    </w:p>
    <w:p w14:paraId="284AB10D" w14:textId="77777777"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14:paraId="5476FB37" w14:textId="77777777" w:rsidR="00B82E7A" w:rsidRDefault="00B82E7A" w:rsidP="00B82E7A">
      <w:pPr>
        <w:pStyle w:val="textcentered"/>
      </w:pPr>
      <w:r>
        <w:t>2014</w:t>
      </w:r>
    </w:p>
    <w:p w14:paraId="73904F5C" w14:textId="77777777" w:rsidR="00B82E7A" w:rsidRDefault="00B82E7A" w:rsidP="00B82E7A">
      <w:pPr>
        <w:pStyle w:val="textcentered"/>
      </w:pPr>
    </w:p>
    <w:p w14:paraId="02416939" w14:textId="77777777" w:rsidR="00B82E7A" w:rsidRDefault="00B82E7A" w:rsidP="00B82E7A">
      <w:pPr>
        <w:pStyle w:val="hiddentext"/>
      </w:pPr>
      <w:r>
        <w:t>HIDDEN TEXT: Optional—If you do not include a copyright page, delete entire page and the following page break.</w:t>
      </w:r>
    </w:p>
    <w:p w14:paraId="226E594B" w14:textId="77777777" w:rsidR="00B82E7A" w:rsidRDefault="00B82E7A" w:rsidP="00B82E7A">
      <w:pPr>
        <w:pStyle w:val="textcentered"/>
      </w:pPr>
    </w:p>
    <w:p w14:paraId="7E6464D1" w14:textId="77777777" w:rsidR="00B82E7A" w:rsidRDefault="00B82E7A" w:rsidP="00B82E7A">
      <w:pPr>
        <w:pStyle w:val="textcentered"/>
      </w:pPr>
      <w:r>
        <w:br w:type="page"/>
      </w:r>
    </w:p>
    <w:p w14:paraId="6C7C9D36" w14:textId="77777777"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03A8010E" w14:textId="77777777"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14:paraId="5F3D20DE" w14:textId="77777777" w:rsidR="00B82E7A" w:rsidRDefault="00B82E7A" w:rsidP="00B82E7A">
      <w:pPr>
        <w:pStyle w:val="headingfm1"/>
        <w:spacing w:line="360" w:lineRule="atLeast"/>
        <w:rPr>
          <w:sz w:val="24"/>
        </w:rPr>
      </w:pPr>
      <w:r>
        <w:rPr>
          <w:sz w:val="24"/>
        </w:rPr>
        <w:t>Certifies that this is the approved version of the following report:</w:t>
      </w:r>
    </w:p>
    <w:p w14:paraId="4722D9FC" w14:textId="77777777" w:rsidR="00B82E7A" w:rsidRDefault="00B82E7A" w:rsidP="00B82E7A">
      <w:pPr>
        <w:pStyle w:val="textcentered"/>
      </w:pPr>
    </w:p>
    <w:p w14:paraId="1F11839F" w14:textId="77777777" w:rsidR="00B82E7A" w:rsidRDefault="00B82E7A" w:rsidP="00B82E7A">
      <w:pPr>
        <w:pStyle w:val="textcentered"/>
      </w:pPr>
    </w:p>
    <w:p w14:paraId="7DF333E3" w14:textId="77777777"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14:paraId="761A9674" w14:textId="77777777" w:rsidR="00CD2AFA" w:rsidRDefault="00CD2AFA" w:rsidP="00CD2AFA">
      <w:pPr>
        <w:pStyle w:val="textcentered"/>
      </w:pPr>
    </w:p>
    <w:p w14:paraId="750ADE3E" w14:textId="77777777" w:rsidR="00CD2AFA" w:rsidRPr="00CD2AFA" w:rsidRDefault="00CD2AFA" w:rsidP="00CD2AFA">
      <w:pPr>
        <w:pStyle w:val="textcentered"/>
      </w:pPr>
    </w:p>
    <w:p w14:paraId="3CFCE556" w14:textId="77777777" w:rsidR="00B82E7A" w:rsidRDefault="00B82E7A" w:rsidP="00B82E7A">
      <w:pPr>
        <w:pStyle w:val="textcentered"/>
      </w:pPr>
    </w:p>
    <w:p w14:paraId="4CF6F4F9" w14:textId="77777777" w:rsidR="00B82E7A" w:rsidRDefault="00B82E7A" w:rsidP="00B82E7A">
      <w:pPr>
        <w:pStyle w:val="textcentered"/>
      </w:pPr>
    </w:p>
    <w:p w14:paraId="3920E167" w14:textId="77777777" w:rsidR="00B82E7A" w:rsidRDefault="00B82E7A" w:rsidP="00B82E7A">
      <w:pPr>
        <w:pStyle w:val="textcentered"/>
      </w:pPr>
    </w:p>
    <w:p w14:paraId="3D740A4E" w14:textId="77777777" w:rsidR="00B82E7A" w:rsidRDefault="00B82E7A" w:rsidP="00B82E7A">
      <w:pPr>
        <w:pStyle w:val="textcentered"/>
      </w:pPr>
    </w:p>
    <w:p w14:paraId="27BC1CAB" w14:textId="77777777" w:rsidR="00B82E7A" w:rsidRDefault="00B82E7A" w:rsidP="00B82E7A">
      <w:pPr>
        <w:pStyle w:val="textcentered"/>
      </w:pPr>
    </w:p>
    <w:p w14:paraId="76A486C9" w14:textId="77777777" w:rsidR="00B82E7A" w:rsidRDefault="00B82E7A" w:rsidP="00B82E7A">
      <w:pPr>
        <w:ind w:left="3960"/>
        <w:rPr>
          <w:b/>
        </w:rPr>
      </w:pPr>
      <w:r>
        <w:rPr>
          <w:b/>
        </w:rPr>
        <w:t xml:space="preserve">APPROVED BY </w:t>
      </w:r>
    </w:p>
    <w:p w14:paraId="20D3D5D7" w14:textId="77777777"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14:paraId="414FE8D1" w14:textId="77777777" w:rsidTr="00032C97">
        <w:trPr>
          <w:cantSplit/>
          <w:trHeight w:val="576"/>
        </w:trPr>
        <w:tc>
          <w:tcPr>
            <w:tcW w:w="4120" w:type="dxa"/>
            <w:tcBorders>
              <w:bottom w:val="single" w:sz="6" w:space="0" w:color="auto"/>
            </w:tcBorders>
          </w:tcPr>
          <w:p w14:paraId="79BF66A7" w14:textId="77777777" w:rsidR="00B82E7A" w:rsidRDefault="00B82E7A" w:rsidP="00032C97">
            <w:pPr>
              <w:tabs>
                <w:tab w:val="left" w:pos="3960"/>
              </w:tabs>
              <w:rPr>
                <w:b/>
              </w:rPr>
            </w:pPr>
          </w:p>
          <w:p w14:paraId="3ED214CC" w14:textId="77777777" w:rsidR="00B82E7A" w:rsidRDefault="00B82E7A" w:rsidP="00032C97">
            <w:pPr>
              <w:tabs>
                <w:tab w:val="left" w:pos="3960"/>
              </w:tabs>
              <w:rPr>
                <w:b/>
              </w:rPr>
            </w:pPr>
            <w:r>
              <w:rPr>
                <w:noProof/>
              </w:rPr>
              <mc:AlternateContent>
                <mc:Choice Requires="wps">
                  <w:drawing>
                    <wp:anchor distT="0" distB="0" distL="114300" distR="114300" simplePos="0" relativeHeight="251659264" behindDoc="0" locked="0" layoutInCell="1" allowOverlap="1" wp14:anchorId="760AEECD" wp14:editId="1C782C21">
                      <wp:simplePos x="0" y="0"/>
                      <wp:positionH relativeFrom="column">
                        <wp:posOffset>-1128395</wp:posOffset>
                      </wp:positionH>
                      <wp:positionV relativeFrom="paragraph">
                        <wp:posOffset>120650</wp:posOffset>
                      </wp:positionV>
                      <wp:extent cx="1019175" cy="2762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76225"/>
                              </a:xfrm>
                              <a:prstGeom prst="rect">
                                <a:avLst/>
                              </a:prstGeom>
                              <a:noFill/>
                              <a:ln w="9525">
                                <a:noFill/>
                                <a:miter lim="800000"/>
                                <a:headEnd/>
                                <a:tailEnd/>
                              </a:ln>
                            </wps:spPr>
                            <wps:txbx>
                              <w:txbxContent>
                                <w:p w14:paraId="6FC88701" w14:textId="77777777" w:rsidR="00C34183" w:rsidRPr="00725DEB" w:rsidRDefault="00C34183"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DE0B16" w:rsidRPr="00725DEB" w:rsidRDefault="00DE0B16" w:rsidP="00B82E7A">
                            <w:pPr>
                              <w:rPr>
                                <w:b/>
                              </w:rPr>
                            </w:pPr>
                            <w:r w:rsidRPr="00725DEB">
                              <w:rPr>
                                <w:b/>
                              </w:rPr>
                              <w:t>Supervisor:</w:t>
                            </w:r>
                          </w:p>
                        </w:txbxContent>
                      </v:textbox>
                    </v:shape>
                  </w:pict>
                </mc:Fallback>
              </mc:AlternateContent>
            </w:r>
          </w:p>
          <w:p w14:paraId="1C74A0F7" w14:textId="77777777" w:rsidR="00B82E7A" w:rsidRDefault="00B82E7A" w:rsidP="00032C97">
            <w:pPr>
              <w:tabs>
                <w:tab w:val="left" w:pos="3960"/>
              </w:tabs>
              <w:rPr>
                <w:b/>
              </w:rPr>
            </w:pPr>
          </w:p>
        </w:tc>
      </w:tr>
      <w:tr w:rsidR="00B82E7A" w14:paraId="27368816" w14:textId="77777777" w:rsidTr="00032C97">
        <w:trPr>
          <w:cantSplit/>
          <w:trHeight w:val="720"/>
        </w:trPr>
        <w:tc>
          <w:tcPr>
            <w:tcW w:w="4120" w:type="dxa"/>
            <w:tcBorders>
              <w:bottom w:val="single" w:sz="6" w:space="0" w:color="auto"/>
            </w:tcBorders>
          </w:tcPr>
          <w:p w14:paraId="31A35F89" w14:textId="77777777" w:rsidR="00B82E7A" w:rsidRDefault="00B82E7A" w:rsidP="00032C97">
            <w:pPr>
              <w:pStyle w:val="textsinglespaced"/>
            </w:pPr>
            <w:r>
              <w:t>Adnan Aziz</w:t>
            </w:r>
          </w:p>
          <w:p w14:paraId="6394DACB" w14:textId="77777777" w:rsidR="00B82E7A" w:rsidRDefault="00B82E7A" w:rsidP="00032C97">
            <w:pPr>
              <w:pStyle w:val="textsinglespaced"/>
            </w:pPr>
          </w:p>
          <w:p w14:paraId="609A7749" w14:textId="77777777" w:rsidR="00B82E7A" w:rsidRDefault="00B82E7A" w:rsidP="00032C97">
            <w:pPr>
              <w:pStyle w:val="textsinglespaced"/>
            </w:pPr>
          </w:p>
          <w:p w14:paraId="20DF07AF" w14:textId="77777777" w:rsidR="00B82E7A" w:rsidRDefault="00B82E7A" w:rsidP="00032C97">
            <w:pPr>
              <w:pStyle w:val="textsinglespaced"/>
              <w:rPr>
                <w:b/>
              </w:rPr>
            </w:pPr>
          </w:p>
        </w:tc>
      </w:tr>
      <w:tr w:rsidR="00B82E7A" w14:paraId="57C9ECAF" w14:textId="77777777" w:rsidTr="00032C97">
        <w:trPr>
          <w:cantSplit/>
          <w:trHeight w:val="720"/>
        </w:trPr>
        <w:tc>
          <w:tcPr>
            <w:tcW w:w="4120" w:type="dxa"/>
            <w:tcBorders>
              <w:top w:val="single" w:sz="6" w:space="0" w:color="auto"/>
            </w:tcBorders>
          </w:tcPr>
          <w:p w14:paraId="720F80B7" w14:textId="77777777" w:rsidR="00B82E7A" w:rsidRDefault="00B82E7A" w:rsidP="00032C97">
            <w:pPr>
              <w:tabs>
                <w:tab w:val="left" w:pos="3960"/>
              </w:tabs>
            </w:pPr>
            <w:r>
              <w:t>Christine Julien</w:t>
            </w:r>
          </w:p>
        </w:tc>
      </w:tr>
    </w:tbl>
    <w:p w14:paraId="7889C751" w14:textId="77777777"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58B07525" w14:textId="77777777"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14:paraId="048AFD10" w14:textId="77777777" w:rsidR="00B82E7A" w:rsidRDefault="00B82E7A" w:rsidP="00B82E7A">
      <w:pPr>
        <w:pStyle w:val="headingfm1"/>
      </w:pPr>
    </w:p>
    <w:p w14:paraId="631B0283" w14:textId="77777777" w:rsidR="00B82E7A" w:rsidRDefault="00B82E7A" w:rsidP="00B82E7A">
      <w:pPr>
        <w:pStyle w:val="textcentered"/>
      </w:pPr>
    </w:p>
    <w:p w14:paraId="1E3C422B" w14:textId="77777777" w:rsidR="00B82E7A" w:rsidRDefault="00B82E7A" w:rsidP="00B82E7A">
      <w:pPr>
        <w:pStyle w:val="textcentered"/>
      </w:pPr>
    </w:p>
    <w:p w14:paraId="08C338A7" w14:textId="77777777" w:rsidR="00B82E7A" w:rsidRDefault="00B82E7A" w:rsidP="00B82E7A">
      <w:pPr>
        <w:pStyle w:val="headingfm2"/>
      </w:pPr>
      <w:proofErr w:type="gramStart"/>
      <w:r>
        <w:t>by</w:t>
      </w:r>
      <w:proofErr w:type="gramEnd"/>
    </w:p>
    <w:p w14:paraId="446107A7" w14:textId="77777777"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14:paraId="596F7938" w14:textId="77777777" w:rsidR="00B82E7A" w:rsidRPr="008E24CB" w:rsidRDefault="00B82E7A" w:rsidP="00B82E7A">
      <w:pPr>
        <w:pStyle w:val="textcentered"/>
      </w:pPr>
    </w:p>
    <w:p w14:paraId="248A343C" w14:textId="77777777" w:rsidR="00B82E7A" w:rsidRDefault="00B82E7A" w:rsidP="00B82E7A">
      <w:pPr>
        <w:pStyle w:val="hiddentext"/>
      </w:pPr>
      <w:r>
        <w:t>HIDDEN TEXT:  Given first name, and previous academic degrees (B.A. or higher) B.A., B.S., etc. Your official name is the name which appears on your UT transcript.</w:t>
      </w:r>
    </w:p>
    <w:p w14:paraId="6502A1EF" w14:textId="77777777" w:rsidR="00B82E7A" w:rsidRDefault="00B82E7A" w:rsidP="00B82E7A">
      <w:pPr>
        <w:pStyle w:val="textcentered"/>
      </w:pPr>
    </w:p>
    <w:p w14:paraId="310B3A3F" w14:textId="77777777" w:rsidR="00B82E7A" w:rsidRDefault="00B82E7A" w:rsidP="00B82E7A">
      <w:pPr>
        <w:pStyle w:val="textcentered"/>
      </w:pPr>
    </w:p>
    <w:p w14:paraId="16C6565C" w14:textId="77777777" w:rsidR="00B82E7A" w:rsidRDefault="00B82E7A" w:rsidP="00B82E7A">
      <w:pPr>
        <w:pStyle w:val="headingfm1"/>
      </w:pPr>
      <w:r>
        <w:t>Report</w:t>
      </w:r>
    </w:p>
    <w:p w14:paraId="51EBC83C" w14:textId="77777777" w:rsidR="00B82E7A" w:rsidRDefault="00B82E7A" w:rsidP="00B82E7A">
      <w:pPr>
        <w:pStyle w:val="textcentered"/>
      </w:pPr>
      <w:r>
        <w:t xml:space="preserve">Presented to the Faculty of the Graduate School of </w:t>
      </w:r>
    </w:p>
    <w:p w14:paraId="5D6D8434" w14:textId="77777777" w:rsidR="00B82E7A" w:rsidRDefault="00B82E7A" w:rsidP="00B82E7A">
      <w:pPr>
        <w:pStyle w:val="textcentered"/>
      </w:pPr>
      <w:r>
        <w:t>The University of Texas at Austin</w:t>
      </w:r>
    </w:p>
    <w:p w14:paraId="4D75B9FF" w14:textId="77777777" w:rsidR="00B82E7A" w:rsidRDefault="00B82E7A" w:rsidP="00B82E7A">
      <w:pPr>
        <w:pStyle w:val="textcentered"/>
      </w:pPr>
      <w:r>
        <w:t xml:space="preserve">in Partial Fulfillment </w:t>
      </w:r>
    </w:p>
    <w:p w14:paraId="386D562F" w14:textId="77777777" w:rsidR="00B82E7A" w:rsidRDefault="00B82E7A" w:rsidP="00B82E7A">
      <w:pPr>
        <w:pStyle w:val="textcentered"/>
      </w:pPr>
      <w:r>
        <w:t>of the Requirements</w:t>
      </w:r>
    </w:p>
    <w:p w14:paraId="55902E27" w14:textId="77777777" w:rsidR="00B82E7A" w:rsidRDefault="00B82E7A" w:rsidP="00B82E7A">
      <w:pPr>
        <w:pStyle w:val="textcentered"/>
      </w:pPr>
      <w:r>
        <w:t xml:space="preserve">for the Degree of </w:t>
      </w:r>
    </w:p>
    <w:p w14:paraId="17476949" w14:textId="77777777" w:rsidR="00B82E7A" w:rsidRDefault="00B82E7A" w:rsidP="00B82E7A">
      <w:pPr>
        <w:pStyle w:val="textcentered"/>
      </w:pPr>
    </w:p>
    <w:p w14:paraId="299EC434" w14:textId="77777777" w:rsidR="00B82E7A" w:rsidRDefault="00B82E7A" w:rsidP="00B82E7A">
      <w:pPr>
        <w:pStyle w:val="headingfm1"/>
      </w:pPr>
      <w:r>
        <w:t>Master of Science in Engineering</w:t>
      </w:r>
    </w:p>
    <w:p w14:paraId="4AD9B896" w14:textId="77777777" w:rsidR="00B82E7A" w:rsidRDefault="00B82E7A" w:rsidP="00B82E7A">
      <w:pPr>
        <w:pStyle w:val="hiddentext"/>
      </w:pPr>
      <w:r>
        <w:t>HIDDEN TEXT: The degree sought must be worded in the form given in the Graduate Catalog, such as Doctor of Philosophy, Doctor of Musical Arts, Doctor of Education.</w:t>
      </w:r>
    </w:p>
    <w:p w14:paraId="1D8B2717" w14:textId="77777777" w:rsidR="00B82E7A" w:rsidRDefault="00B82E7A" w:rsidP="00B82E7A">
      <w:pPr>
        <w:pStyle w:val="text"/>
      </w:pPr>
    </w:p>
    <w:p w14:paraId="7E67539A" w14:textId="77777777" w:rsidR="00B82E7A" w:rsidRPr="00FD4472" w:rsidRDefault="00B82E7A" w:rsidP="00B82E7A">
      <w:pPr>
        <w:pStyle w:val="text"/>
      </w:pPr>
    </w:p>
    <w:p w14:paraId="5CFF2844" w14:textId="77777777" w:rsidR="00B82E7A" w:rsidRDefault="00B82E7A" w:rsidP="00B82E7A">
      <w:pPr>
        <w:pStyle w:val="headingfm1"/>
      </w:pPr>
      <w:r>
        <w:t>The University of Texas at Austin</w:t>
      </w:r>
    </w:p>
    <w:p w14:paraId="43B89324" w14:textId="77777777" w:rsidR="00B82E7A" w:rsidRDefault="00B82E7A" w:rsidP="00B82E7A">
      <w:pPr>
        <w:pStyle w:val="headingfm1"/>
      </w:pPr>
      <w:r>
        <w:t>December 2014</w:t>
      </w:r>
    </w:p>
    <w:p w14:paraId="1AF1AF23" w14:textId="77777777" w:rsidR="00B82E7A" w:rsidRDefault="00B82E7A" w:rsidP="00B82E7A">
      <w:pPr>
        <w:pStyle w:val="headingfm2"/>
      </w:pPr>
      <w:r>
        <w:br w:type="page"/>
      </w:r>
      <w:r>
        <w:lastRenderedPageBreak/>
        <w:t>Dedication</w:t>
      </w:r>
    </w:p>
    <w:p w14:paraId="44D88A23" w14:textId="77777777" w:rsidR="00B82E7A" w:rsidRDefault="00B82E7A" w:rsidP="00B82E7A">
      <w:pPr>
        <w:pStyle w:val="textcentered"/>
        <w:jc w:val="left"/>
      </w:pPr>
    </w:p>
    <w:p w14:paraId="423831F0" w14:textId="77777777" w:rsidR="00B82E7A" w:rsidRDefault="00B82E7A" w:rsidP="00B82E7A">
      <w:pPr>
        <w:pStyle w:val="textcentered"/>
      </w:pPr>
      <w:r>
        <w:t>To my parents and my wife.</w:t>
      </w:r>
    </w:p>
    <w:p w14:paraId="00E09A22" w14:textId="77777777" w:rsidR="00B82E7A" w:rsidRDefault="00B82E7A" w:rsidP="00B82E7A">
      <w:pPr>
        <w:pStyle w:val="textcentered"/>
      </w:pPr>
    </w:p>
    <w:p w14:paraId="4385CAF1" w14:textId="77777777" w:rsidR="00B82E7A" w:rsidRDefault="00B82E7A" w:rsidP="00B82E7A">
      <w:pPr>
        <w:pStyle w:val="textcentered"/>
        <w:jc w:val="both"/>
      </w:pPr>
    </w:p>
    <w:p w14:paraId="7EC7490E" w14:textId="77777777"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14:paraId="3E4A8AA8" w14:textId="77777777" w:rsidR="00B82E7A" w:rsidRDefault="00B82E7A" w:rsidP="00B82E7A">
      <w:pPr>
        <w:pStyle w:val="headingfm2"/>
      </w:pPr>
      <w:r>
        <w:lastRenderedPageBreak/>
        <w:t>Acknowledgements</w:t>
      </w:r>
    </w:p>
    <w:p w14:paraId="4CB63083" w14:textId="77777777" w:rsidR="00B82E7A" w:rsidRDefault="00B82E7A" w:rsidP="00B82E7A">
      <w:pPr>
        <w:pStyle w:val="textcentered"/>
      </w:pPr>
    </w:p>
    <w:p w14:paraId="046FF77F" w14:textId="77777777"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14:paraId="567677CF" w14:textId="77777777" w:rsidR="00B82E7A" w:rsidRDefault="00B82E7A" w:rsidP="00B82E7A">
      <w:pPr>
        <w:pStyle w:val="text"/>
      </w:pPr>
    </w:p>
    <w:p w14:paraId="19DF34A4" w14:textId="77777777"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14:paraId="22F33565" w14:textId="77777777" w:rsidR="00B82E7A" w:rsidRDefault="00B82E7A" w:rsidP="00B82E7A">
      <w:pPr>
        <w:pStyle w:val="textcentered"/>
      </w:pPr>
    </w:p>
    <w:p w14:paraId="675437E9" w14:textId="77777777"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14:paraId="24F1C5C8" w14:textId="77777777" w:rsidR="00B82E7A" w:rsidRDefault="00B82E7A" w:rsidP="00B82E7A">
      <w:pPr>
        <w:pStyle w:val="textcentered"/>
      </w:pPr>
      <w:r>
        <w:t>The University of Texas at Austin, 201</w:t>
      </w:r>
      <w:r w:rsidR="00B05FB0">
        <w:t>4</w:t>
      </w:r>
    </w:p>
    <w:p w14:paraId="6A3D3EDA" w14:textId="77777777" w:rsidR="00B82E7A" w:rsidRDefault="00B82E7A" w:rsidP="00B82E7A">
      <w:pPr>
        <w:pStyle w:val="textcentered"/>
      </w:pPr>
    </w:p>
    <w:p w14:paraId="4AA1300C" w14:textId="77777777" w:rsidR="00B82E7A" w:rsidRDefault="00B82E7A" w:rsidP="00B82E7A">
      <w:pPr>
        <w:pStyle w:val="textcentered"/>
      </w:pPr>
      <w:r>
        <w:t>Supervisor: Adnan Aziz</w:t>
      </w:r>
    </w:p>
    <w:p w14:paraId="24BD2A0E" w14:textId="77777777" w:rsidR="00B82E7A" w:rsidRDefault="00B82E7A" w:rsidP="00B82E7A">
      <w:pPr>
        <w:pStyle w:val="textcentered"/>
      </w:pPr>
    </w:p>
    <w:p w14:paraId="080331EE" w14:textId="77777777"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w:t>
      </w:r>
      <w:del w:id="0" w:author="Christine Julien" w:date="2014-11-15T21:27:00Z">
        <w:r w:rsidR="0064050D" w:rsidDel="007D6DB1">
          <w:delText>,</w:delText>
        </w:r>
      </w:del>
      <w:r w:rsidR="0064050D">
        <w:t xml:space="preserve">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del w:id="1" w:author="Christine Julien" w:date="2014-11-15T21:28:00Z">
        <w:r w:rsidR="00281269" w:rsidDel="007D6DB1">
          <w:delText xml:space="preserve">since </w:delText>
        </w:r>
      </w:del>
      <w:ins w:id="2" w:author="Christine Julien" w:date="2014-11-15T21:28:00Z">
        <w:r w:rsidR="007D6DB1">
          <w:t xml:space="preserve">of </w:t>
        </w:r>
      </w:ins>
      <w:r w:rsidR="00281269">
        <w:t>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14:paraId="7D9F3EF0" w14:textId="77777777" w:rsidR="00B82E7A" w:rsidRDefault="00B82E7A" w:rsidP="00B82E7A">
      <w:pPr>
        <w:pStyle w:val="text"/>
      </w:pPr>
    </w:p>
    <w:p w14:paraId="613E8854" w14:textId="77777777" w:rsidR="00907498" w:rsidRDefault="00907498" w:rsidP="00B82E7A">
      <w:pPr>
        <w:pStyle w:val="text"/>
      </w:pPr>
    </w:p>
    <w:p w14:paraId="3700E432" w14:textId="77777777" w:rsidR="00907498" w:rsidRDefault="00907498" w:rsidP="00B82E7A">
      <w:pPr>
        <w:pStyle w:val="text"/>
      </w:pPr>
    </w:p>
    <w:p w14:paraId="383F184C" w14:textId="77777777" w:rsidR="00907498" w:rsidRDefault="00907498" w:rsidP="00B82E7A">
      <w:pPr>
        <w:pStyle w:val="text"/>
      </w:pPr>
    </w:p>
    <w:p w14:paraId="6793F60C" w14:textId="77777777" w:rsidR="00907498" w:rsidRDefault="00907498" w:rsidP="00907498">
      <w:pPr>
        <w:pStyle w:val="Heading2"/>
      </w:pPr>
      <w:bookmarkStart w:id="3" w:name="_Toc341652690"/>
      <w:bookmarkStart w:id="4" w:name="_Toc354617406"/>
      <w:bookmarkStart w:id="5" w:name="_Toc403411376"/>
      <w:r>
        <w:lastRenderedPageBreak/>
        <w:t>Table of Contents</w:t>
      </w:r>
      <w:bookmarkEnd w:id="3"/>
      <w:bookmarkEnd w:id="4"/>
      <w:bookmarkEnd w:id="5"/>
    </w:p>
    <w:p w14:paraId="32530D6A" w14:textId="77777777" w:rsidR="00637630"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411376" w:history="1">
        <w:r w:rsidR="00637630" w:rsidRPr="00E702D1">
          <w:rPr>
            <w:rStyle w:val="Hyperlink"/>
            <w:noProof/>
          </w:rPr>
          <w:t>Table of Contents</w:t>
        </w:r>
        <w:r w:rsidR="00637630">
          <w:rPr>
            <w:noProof/>
            <w:webHidden/>
          </w:rPr>
          <w:tab/>
        </w:r>
        <w:r w:rsidR="00637630">
          <w:rPr>
            <w:noProof/>
            <w:webHidden/>
          </w:rPr>
          <w:fldChar w:fldCharType="begin"/>
        </w:r>
        <w:r w:rsidR="00637630">
          <w:rPr>
            <w:noProof/>
            <w:webHidden/>
          </w:rPr>
          <w:instrText xml:space="preserve"> PAGEREF _Toc403411376 \h </w:instrText>
        </w:r>
        <w:r w:rsidR="00637630">
          <w:rPr>
            <w:noProof/>
            <w:webHidden/>
          </w:rPr>
        </w:r>
        <w:r w:rsidR="00637630">
          <w:rPr>
            <w:noProof/>
            <w:webHidden/>
          </w:rPr>
          <w:fldChar w:fldCharType="separate"/>
        </w:r>
        <w:r w:rsidR="00637630">
          <w:rPr>
            <w:noProof/>
            <w:webHidden/>
          </w:rPr>
          <w:t>vii</w:t>
        </w:r>
        <w:r w:rsidR="00637630">
          <w:rPr>
            <w:noProof/>
            <w:webHidden/>
          </w:rPr>
          <w:fldChar w:fldCharType="end"/>
        </w:r>
      </w:hyperlink>
    </w:p>
    <w:p w14:paraId="37367A4B" w14:textId="77777777" w:rsidR="00637630" w:rsidRDefault="003F17A8">
      <w:pPr>
        <w:pStyle w:val="TOC2"/>
        <w:rPr>
          <w:rFonts w:asciiTheme="minorHAnsi" w:eastAsiaTheme="minorEastAsia" w:hAnsiTheme="minorHAnsi" w:cstheme="minorBidi"/>
          <w:noProof/>
          <w:sz w:val="22"/>
          <w:szCs w:val="22"/>
          <w:lang w:eastAsia="zh-CN"/>
        </w:rPr>
      </w:pPr>
      <w:hyperlink w:anchor="_Toc403411377" w:history="1">
        <w:r w:rsidR="00637630" w:rsidRPr="00E702D1">
          <w:rPr>
            <w:rStyle w:val="Hyperlink"/>
            <w:noProof/>
          </w:rPr>
          <w:t>List of Tables</w:t>
        </w:r>
        <w:r w:rsidR="00637630">
          <w:rPr>
            <w:noProof/>
            <w:webHidden/>
          </w:rPr>
          <w:tab/>
        </w:r>
        <w:r w:rsidR="00637630">
          <w:rPr>
            <w:noProof/>
            <w:webHidden/>
          </w:rPr>
          <w:fldChar w:fldCharType="begin"/>
        </w:r>
        <w:r w:rsidR="00637630">
          <w:rPr>
            <w:noProof/>
            <w:webHidden/>
          </w:rPr>
          <w:instrText xml:space="preserve"> PAGEREF _Toc403411377 \h </w:instrText>
        </w:r>
        <w:r w:rsidR="00637630">
          <w:rPr>
            <w:noProof/>
            <w:webHidden/>
          </w:rPr>
        </w:r>
        <w:r w:rsidR="00637630">
          <w:rPr>
            <w:noProof/>
            <w:webHidden/>
          </w:rPr>
          <w:fldChar w:fldCharType="separate"/>
        </w:r>
        <w:r w:rsidR="00637630">
          <w:rPr>
            <w:noProof/>
            <w:webHidden/>
          </w:rPr>
          <w:t>ix</w:t>
        </w:r>
        <w:r w:rsidR="00637630">
          <w:rPr>
            <w:noProof/>
            <w:webHidden/>
          </w:rPr>
          <w:fldChar w:fldCharType="end"/>
        </w:r>
      </w:hyperlink>
    </w:p>
    <w:p w14:paraId="3FFE6078" w14:textId="77777777" w:rsidR="00637630" w:rsidRDefault="003F17A8">
      <w:pPr>
        <w:pStyle w:val="TOC2"/>
        <w:rPr>
          <w:rFonts w:asciiTheme="minorHAnsi" w:eastAsiaTheme="minorEastAsia" w:hAnsiTheme="minorHAnsi" w:cstheme="minorBidi"/>
          <w:noProof/>
          <w:sz w:val="22"/>
          <w:szCs w:val="22"/>
          <w:lang w:eastAsia="zh-CN"/>
        </w:rPr>
      </w:pPr>
      <w:hyperlink w:anchor="_Toc403411378" w:history="1">
        <w:r w:rsidR="00637630" w:rsidRPr="00E702D1">
          <w:rPr>
            <w:rStyle w:val="Hyperlink"/>
            <w:noProof/>
          </w:rPr>
          <w:t>List of Figures</w:t>
        </w:r>
        <w:r w:rsidR="00637630">
          <w:rPr>
            <w:noProof/>
            <w:webHidden/>
          </w:rPr>
          <w:tab/>
        </w:r>
        <w:r w:rsidR="00637630">
          <w:rPr>
            <w:noProof/>
            <w:webHidden/>
          </w:rPr>
          <w:fldChar w:fldCharType="begin"/>
        </w:r>
        <w:r w:rsidR="00637630">
          <w:rPr>
            <w:noProof/>
            <w:webHidden/>
          </w:rPr>
          <w:instrText xml:space="preserve"> PAGEREF _Toc403411378 \h </w:instrText>
        </w:r>
        <w:r w:rsidR="00637630">
          <w:rPr>
            <w:noProof/>
            <w:webHidden/>
          </w:rPr>
        </w:r>
        <w:r w:rsidR="00637630">
          <w:rPr>
            <w:noProof/>
            <w:webHidden/>
          </w:rPr>
          <w:fldChar w:fldCharType="separate"/>
        </w:r>
        <w:r w:rsidR="00637630">
          <w:rPr>
            <w:noProof/>
            <w:webHidden/>
          </w:rPr>
          <w:t>x</w:t>
        </w:r>
        <w:r w:rsidR="00637630">
          <w:rPr>
            <w:noProof/>
            <w:webHidden/>
          </w:rPr>
          <w:fldChar w:fldCharType="end"/>
        </w:r>
      </w:hyperlink>
    </w:p>
    <w:p w14:paraId="1CC7B18A" w14:textId="77777777" w:rsidR="00637630" w:rsidRDefault="003F17A8">
      <w:pPr>
        <w:pStyle w:val="TOC2"/>
        <w:rPr>
          <w:rFonts w:asciiTheme="minorHAnsi" w:eastAsiaTheme="minorEastAsia" w:hAnsiTheme="minorHAnsi" w:cstheme="minorBidi"/>
          <w:noProof/>
          <w:sz w:val="22"/>
          <w:szCs w:val="22"/>
          <w:lang w:eastAsia="zh-CN"/>
        </w:rPr>
      </w:pPr>
      <w:hyperlink w:anchor="_Toc403411379" w:history="1">
        <w:r w:rsidR="00637630" w:rsidRPr="00E702D1">
          <w:rPr>
            <w:rStyle w:val="Hyperlink"/>
            <w:noProof/>
          </w:rPr>
          <w:t>Chapter 1  Introduction</w:t>
        </w:r>
        <w:r w:rsidR="00637630">
          <w:rPr>
            <w:noProof/>
            <w:webHidden/>
          </w:rPr>
          <w:tab/>
        </w:r>
        <w:r w:rsidR="00637630">
          <w:rPr>
            <w:noProof/>
            <w:webHidden/>
          </w:rPr>
          <w:fldChar w:fldCharType="begin"/>
        </w:r>
        <w:r w:rsidR="00637630">
          <w:rPr>
            <w:noProof/>
            <w:webHidden/>
          </w:rPr>
          <w:instrText xml:space="preserve"> PAGEREF _Toc403411379 \h </w:instrText>
        </w:r>
        <w:r w:rsidR="00637630">
          <w:rPr>
            <w:noProof/>
            <w:webHidden/>
          </w:rPr>
        </w:r>
        <w:r w:rsidR="00637630">
          <w:rPr>
            <w:noProof/>
            <w:webHidden/>
          </w:rPr>
          <w:fldChar w:fldCharType="separate"/>
        </w:r>
        <w:r w:rsidR="00637630">
          <w:rPr>
            <w:noProof/>
            <w:webHidden/>
          </w:rPr>
          <w:t>1</w:t>
        </w:r>
        <w:r w:rsidR="00637630">
          <w:rPr>
            <w:noProof/>
            <w:webHidden/>
          </w:rPr>
          <w:fldChar w:fldCharType="end"/>
        </w:r>
      </w:hyperlink>
    </w:p>
    <w:p w14:paraId="33F2BBB9"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0" w:history="1">
        <w:r w:rsidR="00637630" w:rsidRPr="00E702D1">
          <w:rPr>
            <w:rStyle w:val="Hyperlink"/>
            <w:noProof/>
          </w:rPr>
          <w:t>1.1</w:t>
        </w:r>
        <w:r w:rsidR="00637630">
          <w:rPr>
            <w:rFonts w:asciiTheme="minorHAnsi" w:eastAsiaTheme="minorEastAsia" w:hAnsiTheme="minorHAnsi" w:cstheme="minorBidi"/>
            <w:noProof/>
            <w:sz w:val="22"/>
            <w:szCs w:val="22"/>
            <w:lang w:eastAsia="zh-CN"/>
          </w:rPr>
          <w:tab/>
        </w:r>
        <w:r w:rsidR="00637630" w:rsidRPr="00E702D1">
          <w:rPr>
            <w:rStyle w:val="Hyperlink"/>
            <w:noProof/>
          </w:rPr>
          <w:t>Motivation</w:t>
        </w:r>
        <w:r w:rsidR="00637630">
          <w:rPr>
            <w:noProof/>
            <w:webHidden/>
          </w:rPr>
          <w:tab/>
        </w:r>
        <w:r w:rsidR="00637630">
          <w:rPr>
            <w:noProof/>
            <w:webHidden/>
          </w:rPr>
          <w:fldChar w:fldCharType="begin"/>
        </w:r>
        <w:r w:rsidR="00637630">
          <w:rPr>
            <w:noProof/>
            <w:webHidden/>
          </w:rPr>
          <w:instrText xml:space="preserve"> PAGEREF _Toc403411380 \h </w:instrText>
        </w:r>
        <w:r w:rsidR="00637630">
          <w:rPr>
            <w:noProof/>
            <w:webHidden/>
          </w:rPr>
        </w:r>
        <w:r w:rsidR="00637630">
          <w:rPr>
            <w:noProof/>
            <w:webHidden/>
          </w:rPr>
          <w:fldChar w:fldCharType="separate"/>
        </w:r>
        <w:r w:rsidR="00637630">
          <w:rPr>
            <w:noProof/>
            <w:webHidden/>
          </w:rPr>
          <w:t>1</w:t>
        </w:r>
        <w:r w:rsidR="00637630">
          <w:rPr>
            <w:noProof/>
            <w:webHidden/>
          </w:rPr>
          <w:fldChar w:fldCharType="end"/>
        </w:r>
      </w:hyperlink>
    </w:p>
    <w:p w14:paraId="021871B7"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1" w:history="1">
        <w:r w:rsidR="00637630" w:rsidRPr="00E702D1">
          <w:rPr>
            <w:rStyle w:val="Hyperlink"/>
            <w:noProof/>
          </w:rPr>
          <w:t>1.2</w:t>
        </w:r>
        <w:r w:rsidR="00637630">
          <w:rPr>
            <w:rFonts w:asciiTheme="minorHAnsi" w:eastAsiaTheme="minorEastAsia" w:hAnsiTheme="minorHAnsi" w:cstheme="minorBidi"/>
            <w:noProof/>
            <w:sz w:val="22"/>
            <w:szCs w:val="22"/>
            <w:lang w:eastAsia="zh-CN"/>
          </w:rPr>
          <w:tab/>
        </w:r>
        <w:r w:rsidR="00637630" w:rsidRPr="00E702D1">
          <w:rPr>
            <w:rStyle w:val="Hyperlink"/>
            <w:noProof/>
          </w:rPr>
          <w:t>Report organization</w:t>
        </w:r>
        <w:r w:rsidR="00637630">
          <w:rPr>
            <w:noProof/>
            <w:webHidden/>
          </w:rPr>
          <w:tab/>
        </w:r>
        <w:r w:rsidR="00637630">
          <w:rPr>
            <w:noProof/>
            <w:webHidden/>
          </w:rPr>
          <w:fldChar w:fldCharType="begin"/>
        </w:r>
        <w:r w:rsidR="00637630">
          <w:rPr>
            <w:noProof/>
            <w:webHidden/>
          </w:rPr>
          <w:instrText xml:space="preserve"> PAGEREF _Toc403411381 \h </w:instrText>
        </w:r>
        <w:r w:rsidR="00637630">
          <w:rPr>
            <w:noProof/>
            <w:webHidden/>
          </w:rPr>
        </w:r>
        <w:r w:rsidR="00637630">
          <w:rPr>
            <w:noProof/>
            <w:webHidden/>
          </w:rPr>
          <w:fldChar w:fldCharType="separate"/>
        </w:r>
        <w:r w:rsidR="00637630">
          <w:rPr>
            <w:noProof/>
            <w:webHidden/>
          </w:rPr>
          <w:t>2</w:t>
        </w:r>
        <w:r w:rsidR="00637630">
          <w:rPr>
            <w:noProof/>
            <w:webHidden/>
          </w:rPr>
          <w:fldChar w:fldCharType="end"/>
        </w:r>
      </w:hyperlink>
    </w:p>
    <w:p w14:paraId="7ECF3439"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2" w:history="1">
        <w:r w:rsidR="00637630" w:rsidRPr="00E702D1">
          <w:rPr>
            <w:rStyle w:val="Hyperlink"/>
            <w:noProof/>
          </w:rPr>
          <w:t>1.3</w:t>
        </w:r>
        <w:r w:rsidR="00637630">
          <w:rPr>
            <w:rFonts w:asciiTheme="minorHAnsi" w:eastAsiaTheme="minorEastAsia" w:hAnsiTheme="minorHAnsi" w:cstheme="minorBidi"/>
            <w:noProof/>
            <w:sz w:val="22"/>
            <w:szCs w:val="22"/>
            <w:lang w:eastAsia="zh-CN"/>
          </w:rPr>
          <w:tab/>
        </w:r>
        <w:r w:rsidR="00637630" w:rsidRPr="00E702D1">
          <w:rPr>
            <w:rStyle w:val="Hyperlink"/>
            <w:noProof/>
          </w:rPr>
          <w:t>Motivation</w:t>
        </w:r>
        <w:r w:rsidR="00637630">
          <w:rPr>
            <w:noProof/>
            <w:webHidden/>
          </w:rPr>
          <w:tab/>
        </w:r>
        <w:r w:rsidR="00637630">
          <w:rPr>
            <w:noProof/>
            <w:webHidden/>
          </w:rPr>
          <w:fldChar w:fldCharType="begin"/>
        </w:r>
        <w:r w:rsidR="00637630">
          <w:rPr>
            <w:noProof/>
            <w:webHidden/>
          </w:rPr>
          <w:instrText xml:space="preserve"> PAGEREF _Toc403411382 \h </w:instrText>
        </w:r>
        <w:r w:rsidR="00637630">
          <w:rPr>
            <w:noProof/>
            <w:webHidden/>
          </w:rPr>
        </w:r>
        <w:r w:rsidR="00637630">
          <w:rPr>
            <w:noProof/>
            <w:webHidden/>
          </w:rPr>
          <w:fldChar w:fldCharType="separate"/>
        </w:r>
        <w:r w:rsidR="00637630">
          <w:rPr>
            <w:noProof/>
            <w:webHidden/>
          </w:rPr>
          <w:t>2</w:t>
        </w:r>
        <w:r w:rsidR="00637630">
          <w:rPr>
            <w:noProof/>
            <w:webHidden/>
          </w:rPr>
          <w:fldChar w:fldCharType="end"/>
        </w:r>
      </w:hyperlink>
    </w:p>
    <w:p w14:paraId="6E135822" w14:textId="77777777" w:rsidR="00637630" w:rsidRDefault="003F17A8">
      <w:pPr>
        <w:pStyle w:val="TOC2"/>
        <w:rPr>
          <w:rFonts w:asciiTheme="minorHAnsi" w:eastAsiaTheme="minorEastAsia" w:hAnsiTheme="minorHAnsi" w:cstheme="minorBidi"/>
          <w:noProof/>
          <w:sz w:val="22"/>
          <w:szCs w:val="22"/>
          <w:lang w:eastAsia="zh-CN"/>
        </w:rPr>
      </w:pPr>
      <w:hyperlink w:anchor="_Toc403411383" w:history="1">
        <w:r w:rsidR="00637630" w:rsidRPr="00E702D1">
          <w:rPr>
            <w:rStyle w:val="Hyperlink"/>
            <w:noProof/>
          </w:rPr>
          <w:t>Chapter 2 User Interface Design</w:t>
        </w:r>
        <w:r w:rsidR="00637630">
          <w:rPr>
            <w:noProof/>
            <w:webHidden/>
          </w:rPr>
          <w:tab/>
        </w:r>
        <w:r w:rsidR="00637630">
          <w:rPr>
            <w:noProof/>
            <w:webHidden/>
          </w:rPr>
          <w:fldChar w:fldCharType="begin"/>
        </w:r>
        <w:r w:rsidR="00637630">
          <w:rPr>
            <w:noProof/>
            <w:webHidden/>
          </w:rPr>
          <w:instrText xml:space="preserve"> PAGEREF _Toc403411383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14:paraId="7728F0A2"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4" w:history="1">
        <w:r w:rsidR="00637630" w:rsidRPr="00E702D1">
          <w:rPr>
            <w:rStyle w:val="Hyperlink"/>
            <w:noProof/>
          </w:rPr>
          <w:t>2.1</w:t>
        </w:r>
        <w:r w:rsidR="00637630">
          <w:rPr>
            <w:rFonts w:asciiTheme="minorHAnsi" w:eastAsiaTheme="minorEastAsia" w:hAnsiTheme="minorHAnsi" w:cstheme="minorBidi"/>
            <w:noProof/>
            <w:sz w:val="22"/>
            <w:szCs w:val="22"/>
            <w:lang w:eastAsia="zh-CN"/>
          </w:rPr>
          <w:tab/>
        </w:r>
        <w:r w:rsidR="00637630" w:rsidRPr="00E702D1">
          <w:rPr>
            <w:rStyle w:val="Hyperlink"/>
            <w:noProof/>
          </w:rPr>
          <w:t>Overview</w:t>
        </w:r>
        <w:r w:rsidR="00637630">
          <w:rPr>
            <w:noProof/>
            <w:webHidden/>
          </w:rPr>
          <w:tab/>
        </w:r>
        <w:r w:rsidR="00637630">
          <w:rPr>
            <w:noProof/>
            <w:webHidden/>
          </w:rPr>
          <w:fldChar w:fldCharType="begin"/>
        </w:r>
        <w:r w:rsidR="00637630">
          <w:rPr>
            <w:noProof/>
            <w:webHidden/>
          </w:rPr>
          <w:instrText xml:space="preserve"> PAGEREF _Toc403411384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14:paraId="78A4606C"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5" w:history="1">
        <w:r w:rsidR="00637630" w:rsidRPr="00E702D1">
          <w:rPr>
            <w:rStyle w:val="Hyperlink"/>
            <w:noProof/>
          </w:rPr>
          <w:t>2.2</w:t>
        </w:r>
        <w:r w:rsidR="00637630">
          <w:rPr>
            <w:rFonts w:asciiTheme="minorHAnsi" w:eastAsiaTheme="minorEastAsia" w:hAnsiTheme="minorHAnsi" w:cstheme="minorBidi"/>
            <w:noProof/>
            <w:sz w:val="22"/>
            <w:szCs w:val="22"/>
            <w:lang w:eastAsia="zh-CN"/>
          </w:rPr>
          <w:tab/>
        </w:r>
        <w:r w:rsidR="00637630" w:rsidRPr="00E702D1">
          <w:rPr>
            <w:rStyle w:val="Hyperlink"/>
            <w:noProof/>
          </w:rPr>
          <w:t>Features Lists</w:t>
        </w:r>
        <w:r w:rsidR="00637630">
          <w:rPr>
            <w:noProof/>
            <w:webHidden/>
          </w:rPr>
          <w:tab/>
        </w:r>
        <w:r w:rsidR="00637630">
          <w:rPr>
            <w:noProof/>
            <w:webHidden/>
          </w:rPr>
          <w:fldChar w:fldCharType="begin"/>
        </w:r>
        <w:r w:rsidR="00637630">
          <w:rPr>
            <w:noProof/>
            <w:webHidden/>
          </w:rPr>
          <w:instrText xml:space="preserve"> PAGEREF _Toc403411385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14:paraId="55140CE3"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6" w:history="1">
        <w:r w:rsidR="00637630" w:rsidRPr="00E702D1">
          <w:rPr>
            <w:rStyle w:val="Hyperlink"/>
            <w:noProof/>
          </w:rPr>
          <w:t>2.3</w:t>
        </w:r>
        <w:r w:rsidR="00637630">
          <w:rPr>
            <w:rFonts w:asciiTheme="minorHAnsi" w:eastAsiaTheme="minorEastAsia" w:hAnsiTheme="minorHAnsi" w:cstheme="minorBidi"/>
            <w:noProof/>
            <w:sz w:val="22"/>
            <w:szCs w:val="22"/>
            <w:lang w:eastAsia="zh-CN"/>
          </w:rPr>
          <w:tab/>
        </w:r>
        <w:r w:rsidR="00637630" w:rsidRPr="00E702D1">
          <w:rPr>
            <w:rStyle w:val="Hyperlink"/>
            <w:noProof/>
          </w:rPr>
          <w:t>Use Cases</w:t>
        </w:r>
        <w:r w:rsidR="00637630">
          <w:rPr>
            <w:noProof/>
            <w:webHidden/>
          </w:rPr>
          <w:tab/>
        </w:r>
        <w:r w:rsidR="00637630">
          <w:rPr>
            <w:noProof/>
            <w:webHidden/>
          </w:rPr>
          <w:fldChar w:fldCharType="begin"/>
        </w:r>
        <w:r w:rsidR="00637630">
          <w:rPr>
            <w:noProof/>
            <w:webHidden/>
          </w:rPr>
          <w:instrText xml:space="preserve"> PAGEREF _Toc403411386 \h </w:instrText>
        </w:r>
        <w:r w:rsidR="00637630">
          <w:rPr>
            <w:noProof/>
            <w:webHidden/>
          </w:rPr>
        </w:r>
        <w:r w:rsidR="00637630">
          <w:rPr>
            <w:noProof/>
            <w:webHidden/>
          </w:rPr>
          <w:fldChar w:fldCharType="separate"/>
        </w:r>
        <w:r w:rsidR="00637630">
          <w:rPr>
            <w:noProof/>
            <w:webHidden/>
          </w:rPr>
          <w:t>3</w:t>
        </w:r>
        <w:r w:rsidR="00637630">
          <w:rPr>
            <w:noProof/>
            <w:webHidden/>
          </w:rPr>
          <w:fldChar w:fldCharType="end"/>
        </w:r>
      </w:hyperlink>
    </w:p>
    <w:p w14:paraId="7D3F51D4"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7" w:history="1">
        <w:r w:rsidR="00637630" w:rsidRPr="00E702D1">
          <w:rPr>
            <w:rStyle w:val="Hyperlink"/>
            <w:noProof/>
          </w:rPr>
          <w:t>2.4</w:t>
        </w:r>
        <w:r w:rsidR="00637630">
          <w:rPr>
            <w:rFonts w:asciiTheme="minorHAnsi" w:eastAsiaTheme="minorEastAsia" w:hAnsiTheme="minorHAnsi" w:cstheme="minorBidi"/>
            <w:noProof/>
            <w:sz w:val="22"/>
            <w:szCs w:val="22"/>
            <w:lang w:eastAsia="zh-CN"/>
          </w:rPr>
          <w:tab/>
        </w:r>
        <w:r w:rsidR="00637630" w:rsidRPr="00E702D1">
          <w:rPr>
            <w:rStyle w:val="Hyperlink"/>
            <w:noProof/>
          </w:rPr>
          <w:t>Mockups</w:t>
        </w:r>
        <w:r w:rsidR="00637630">
          <w:rPr>
            <w:noProof/>
            <w:webHidden/>
          </w:rPr>
          <w:tab/>
        </w:r>
        <w:r w:rsidR="00637630">
          <w:rPr>
            <w:noProof/>
            <w:webHidden/>
          </w:rPr>
          <w:fldChar w:fldCharType="begin"/>
        </w:r>
        <w:r w:rsidR="00637630">
          <w:rPr>
            <w:noProof/>
            <w:webHidden/>
          </w:rPr>
          <w:instrText xml:space="preserve"> PAGEREF _Toc403411387 \h </w:instrText>
        </w:r>
        <w:r w:rsidR="00637630">
          <w:rPr>
            <w:noProof/>
            <w:webHidden/>
          </w:rPr>
        </w:r>
        <w:r w:rsidR="00637630">
          <w:rPr>
            <w:noProof/>
            <w:webHidden/>
          </w:rPr>
          <w:fldChar w:fldCharType="separate"/>
        </w:r>
        <w:r w:rsidR="00637630">
          <w:rPr>
            <w:noProof/>
            <w:webHidden/>
          </w:rPr>
          <w:t>12</w:t>
        </w:r>
        <w:r w:rsidR="00637630">
          <w:rPr>
            <w:noProof/>
            <w:webHidden/>
          </w:rPr>
          <w:fldChar w:fldCharType="end"/>
        </w:r>
      </w:hyperlink>
    </w:p>
    <w:p w14:paraId="01332B67" w14:textId="77777777" w:rsidR="00637630" w:rsidRDefault="003F17A8">
      <w:pPr>
        <w:pStyle w:val="TOC2"/>
        <w:rPr>
          <w:rFonts w:asciiTheme="minorHAnsi" w:eastAsiaTheme="minorEastAsia" w:hAnsiTheme="minorHAnsi" w:cstheme="minorBidi"/>
          <w:noProof/>
          <w:sz w:val="22"/>
          <w:szCs w:val="22"/>
          <w:lang w:eastAsia="zh-CN"/>
        </w:rPr>
      </w:pPr>
      <w:hyperlink w:anchor="_Toc403411388" w:history="1">
        <w:r w:rsidR="00637630" w:rsidRPr="00E702D1">
          <w:rPr>
            <w:rStyle w:val="Hyperlink"/>
            <w:noProof/>
          </w:rPr>
          <w:t>Chapter 3  Implementation</w:t>
        </w:r>
        <w:r w:rsidR="00637630">
          <w:rPr>
            <w:noProof/>
            <w:webHidden/>
          </w:rPr>
          <w:tab/>
        </w:r>
        <w:r w:rsidR="00637630">
          <w:rPr>
            <w:noProof/>
            <w:webHidden/>
          </w:rPr>
          <w:fldChar w:fldCharType="begin"/>
        </w:r>
        <w:r w:rsidR="00637630">
          <w:rPr>
            <w:noProof/>
            <w:webHidden/>
          </w:rPr>
          <w:instrText xml:space="preserve"> PAGEREF _Toc403411388 \h </w:instrText>
        </w:r>
        <w:r w:rsidR="00637630">
          <w:rPr>
            <w:noProof/>
            <w:webHidden/>
          </w:rPr>
        </w:r>
        <w:r w:rsidR="00637630">
          <w:rPr>
            <w:noProof/>
            <w:webHidden/>
          </w:rPr>
          <w:fldChar w:fldCharType="separate"/>
        </w:r>
        <w:r w:rsidR="00637630">
          <w:rPr>
            <w:noProof/>
            <w:webHidden/>
          </w:rPr>
          <w:t>19</w:t>
        </w:r>
        <w:r w:rsidR="00637630">
          <w:rPr>
            <w:noProof/>
            <w:webHidden/>
          </w:rPr>
          <w:fldChar w:fldCharType="end"/>
        </w:r>
      </w:hyperlink>
    </w:p>
    <w:p w14:paraId="2314CBC9"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89" w:history="1">
        <w:r w:rsidR="00637630" w:rsidRPr="00E702D1">
          <w:rPr>
            <w:rStyle w:val="Hyperlink"/>
            <w:noProof/>
          </w:rPr>
          <w:t>3.1</w:t>
        </w:r>
        <w:r w:rsidR="00637630">
          <w:rPr>
            <w:rFonts w:asciiTheme="minorHAnsi" w:eastAsiaTheme="minorEastAsia" w:hAnsiTheme="minorHAnsi" w:cstheme="minorBidi"/>
            <w:noProof/>
            <w:sz w:val="22"/>
            <w:szCs w:val="22"/>
            <w:lang w:eastAsia="zh-CN"/>
          </w:rPr>
          <w:tab/>
        </w:r>
        <w:r w:rsidR="00637630" w:rsidRPr="00E702D1">
          <w:rPr>
            <w:rStyle w:val="Hyperlink"/>
            <w:noProof/>
          </w:rPr>
          <w:t>Technology stack</w:t>
        </w:r>
        <w:r w:rsidR="00637630">
          <w:rPr>
            <w:noProof/>
            <w:webHidden/>
          </w:rPr>
          <w:tab/>
        </w:r>
        <w:r w:rsidR="00637630">
          <w:rPr>
            <w:noProof/>
            <w:webHidden/>
          </w:rPr>
          <w:fldChar w:fldCharType="begin"/>
        </w:r>
        <w:r w:rsidR="00637630">
          <w:rPr>
            <w:noProof/>
            <w:webHidden/>
          </w:rPr>
          <w:instrText xml:space="preserve"> PAGEREF _Toc403411389 \h </w:instrText>
        </w:r>
        <w:r w:rsidR="00637630">
          <w:rPr>
            <w:noProof/>
            <w:webHidden/>
          </w:rPr>
        </w:r>
        <w:r w:rsidR="00637630">
          <w:rPr>
            <w:noProof/>
            <w:webHidden/>
          </w:rPr>
          <w:fldChar w:fldCharType="separate"/>
        </w:r>
        <w:r w:rsidR="00637630">
          <w:rPr>
            <w:noProof/>
            <w:webHidden/>
          </w:rPr>
          <w:t>19</w:t>
        </w:r>
        <w:r w:rsidR="00637630">
          <w:rPr>
            <w:noProof/>
            <w:webHidden/>
          </w:rPr>
          <w:fldChar w:fldCharType="end"/>
        </w:r>
      </w:hyperlink>
    </w:p>
    <w:p w14:paraId="6FDAAECA"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0" w:history="1">
        <w:r w:rsidR="00637630" w:rsidRPr="00E702D1">
          <w:rPr>
            <w:rStyle w:val="Hyperlink"/>
            <w:noProof/>
          </w:rPr>
          <w:t>3.2</w:t>
        </w:r>
        <w:r w:rsidR="00637630">
          <w:rPr>
            <w:rFonts w:asciiTheme="minorHAnsi" w:eastAsiaTheme="minorEastAsia" w:hAnsiTheme="minorHAnsi" w:cstheme="minorBidi"/>
            <w:noProof/>
            <w:sz w:val="22"/>
            <w:szCs w:val="22"/>
            <w:lang w:eastAsia="zh-CN"/>
          </w:rPr>
          <w:tab/>
        </w:r>
        <w:r w:rsidR="00637630" w:rsidRPr="00E702D1">
          <w:rPr>
            <w:rStyle w:val="Hyperlink"/>
            <w:noProof/>
          </w:rPr>
          <w:t>Architecture</w:t>
        </w:r>
        <w:r w:rsidR="00637630">
          <w:rPr>
            <w:noProof/>
            <w:webHidden/>
          </w:rPr>
          <w:tab/>
        </w:r>
        <w:r w:rsidR="00637630">
          <w:rPr>
            <w:noProof/>
            <w:webHidden/>
          </w:rPr>
          <w:fldChar w:fldCharType="begin"/>
        </w:r>
        <w:r w:rsidR="00637630">
          <w:rPr>
            <w:noProof/>
            <w:webHidden/>
          </w:rPr>
          <w:instrText xml:space="preserve"> PAGEREF _Toc403411390 \h </w:instrText>
        </w:r>
        <w:r w:rsidR="00637630">
          <w:rPr>
            <w:noProof/>
            <w:webHidden/>
          </w:rPr>
        </w:r>
        <w:r w:rsidR="00637630">
          <w:rPr>
            <w:noProof/>
            <w:webHidden/>
          </w:rPr>
          <w:fldChar w:fldCharType="separate"/>
        </w:r>
        <w:r w:rsidR="00637630">
          <w:rPr>
            <w:noProof/>
            <w:webHidden/>
          </w:rPr>
          <w:t>33</w:t>
        </w:r>
        <w:r w:rsidR="00637630">
          <w:rPr>
            <w:noProof/>
            <w:webHidden/>
          </w:rPr>
          <w:fldChar w:fldCharType="end"/>
        </w:r>
      </w:hyperlink>
    </w:p>
    <w:p w14:paraId="33707FBF"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1" w:history="1">
        <w:r w:rsidR="00637630" w:rsidRPr="00E702D1">
          <w:rPr>
            <w:rStyle w:val="Hyperlink"/>
            <w:noProof/>
          </w:rPr>
          <w:t>3.3</w:t>
        </w:r>
        <w:r w:rsidR="00637630">
          <w:rPr>
            <w:rFonts w:asciiTheme="minorHAnsi" w:eastAsiaTheme="minorEastAsia" w:hAnsiTheme="minorHAnsi" w:cstheme="minorBidi"/>
            <w:noProof/>
            <w:sz w:val="22"/>
            <w:szCs w:val="22"/>
            <w:lang w:eastAsia="zh-CN"/>
          </w:rPr>
          <w:tab/>
        </w:r>
        <w:r w:rsidR="00637630" w:rsidRPr="00E702D1">
          <w:rPr>
            <w:rStyle w:val="Hyperlink"/>
            <w:noProof/>
          </w:rPr>
          <w:t>Class diagrams</w:t>
        </w:r>
        <w:r w:rsidR="00637630">
          <w:rPr>
            <w:noProof/>
            <w:webHidden/>
          </w:rPr>
          <w:tab/>
        </w:r>
        <w:r w:rsidR="00637630">
          <w:rPr>
            <w:noProof/>
            <w:webHidden/>
          </w:rPr>
          <w:fldChar w:fldCharType="begin"/>
        </w:r>
        <w:r w:rsidR="00637630">
          <w:rPr>
            <w:noProof/>
            <w:webHidden/>
          </w:rPr>
          <w:instrText xml:space="preserve"> PAGEREF _Toc403411391 \h </w:instrText>
        </w:r>
        <w:r w:rsidR="00637630">
          <w:rPr>
            <w:noProof/>
            <w:webHidden/>
          </w:rPr>
        </w:r>
        <w:r w:rsidR="00637630">
          <w:rPr>
            <w:noProof/>
            <w:webHidden/>
          </w:rPr>
          <w:fldChar w:fldCharType="separate"/>
        </w:r>
        <w:r w:rsidR="00637630">
          <w:rPr>
            <w:noProof/>
            <w:webHidden/>
          </w:rPr>
          <w:t>40</w:t>
        </w:r>
        <w:r w:rsidR="00637630">
          <w:rPr>
            <w:noProof/>
            <w:webHidden/>
          </w:rPr>
          <w:fldChar w:fldCharType="end"/>
        </w:r>
      </w:hyperlink>
    </w:p>
    <w:p w14:paraId="7DE18418" w14:textId="77777777" w:rsidR="00637630" w:rsidRDefault="003F17A8">
      <w:pPr>
        <w:pStyle w:val="TOC2"/>
        <w:rPr>
          <w:rFonts w:asciiTheme="minorHAnsi" w:eastAsiaTheme="minorEastAsia" w:hAnsiTheme="minorHAnsi" w:cstheme="minorBidi"/>
          <w:noProof/>
          <w:sz w:val="22"/>
          <w:szCs w:val="22"/>
          <w:lang w:eastAsia="zh-CN"/>
        </w:rPr>
      </w:pPr>
      <w:hyperlink w:anchor="_Toc403411392" w:history="1">
        <w:r w:rsidR="00637630" w:rsidRPr="00E702D1">
          <w:rPr>
            <w:rStyle w:val="Hyperlink"/>
            <w:noProof/>
          </w:rPr>
          <w:t>Chapter 4 Results</w:t>
        </w:r>
        <w:r w:rsidR="00637630">
          <w:rPr>
            <w:noProof/>
            <w:webHidden/>
          </w:rPr>
          <w:tab/>
        </w:r>
        <w:r w:rsidR="00637630">
          <w:rPr>
            <w:noProof/>
            <w:webHidden/>
          </w:rPr>
          <w:fldChar w:fldCharType="begin"/>
        </w:r>
        <w:r w:rsidR="00637630">
          <w:rPr>
            <w:noProof/>
            <w:webHidden/>
          </w:rPr>
          <w:instrText xml:space="preserve"> PAGEREF _Toc403411392 \h </w:instrText>
        </w:r>
        <w:r w:rsidR="00637630">
          <w:rPr>
            <w:noProof/>
            <w:webHidden/>
          </w:rPr>
        </w:r>
        <w:r w:rsidR="00637630">
          <w:rPr>
            <w:noProof/>
            <w:webHidden/>
          </w:rPr>
          <w:fldChar w:fldCharType="separate"/>
        </w:r>
        <w:r w:rsidR="00637630">
          <w:rPr>
            <w:noProof/>
            <w:webHidden/>
          </w:rPr>
          <w:t>42</w:t>
        </w:r>
        <w:r w:rsidR="00637630">
          <w:rPr>
            <w:noProof/>
            <w:webHidden/>
          </w:rPr>
          <w:fldChar w:fldCharType="end"/>
        </w:r>
      </w:hyperlink>
    </w:p>
    <w:p w14:paraId="4F959862"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3" w:history="1">
        <w:r w:rsidR="00637630" w:rsidRPr="00E702D1">
          <w:rPr>
            <w:rStyle w:val="Hyperlink"/>
            <w:noProof/>
          </w:rPr>
          <w:t>4.1</w:t>
        </w:r>
        <w:r w:rsidR="00637630">
          <w:rPr>
            <w:rFonts w:asciiTheme="minorHAnsi" w:eastAsiaTheme="minorEastAsia" w:hAnsiTheme="minorHAnsi" w:cstheme="minorBidi"/>
            <w:noProof/>
            <w:sz w:val="22"/>
            <w:szCs w:val="22"/>
            <w:lang w:eastAsia="zh-CN"/>
          </w:rPr>
          <w:tab/>
        </w:r>
        <w:r w:rsidR="00637630" w:rsidRPr="00E702D1">
          <w:rPr>
            <w:rStyle w:val="Hyperlink"/>
            <w:noProof/>
          </w:rPr>
          <w:t>Outfit Of The Day Result</w:t>
        </w:r>
        <w:r w:rsidR="00637630">
          <w:rPr>
            <w:noProof/>
            <w:webHidden/>
          </w:rPr>
          <w:tab/>
        </w:r>
        <w:r w:rsidR="00637630">
          <w:rPr>
            <w:noProof/>
            <w:webHidden/>
          </w:rPr>
          <w:fldChar w:fldCharType="begin"/>
        </w:r>
        <w:r w:rsidR="00637630">
          <w:rPr>
            <w:noProof/>
            <w:webHidden/>
          </w:rPr>
          <w:instrText xml:space="preserve"> PAGEREF _Toc403411393 \h </w:instrText>
        </w:r>
        <w:r w:rsidR="00637630">
          <w:rPr>
            <w:noProof/>
            <w:webHidden/>
          </w:rPr>
        </w:r>
        <w:r w:rsidR="00637630">
          <w:rPr>
            <w:noProof/>
            <w:webHidden/>
          </w:rPr>
          <w:fldChar w:fldCharType="separate"/>
        </w:r>
        <w:r w:rsidR="00637630">
          <w:rPr>
            <w:noProof/>
            <w:webHidden/>
          </w:rPr>
          <w:t>42</w:t>
        </w:r>
        <w:r w:rsidR="00637630">
          <w:rPr>
            <w:noProof/>
            <w:webHidden/>
          </w:rPr>
          <w:fldChar w:fldCharType="end"/>
        </w:r>
      </w:hyperlink>
    </w:p>
    <w:p w14:paraId="3903D79F"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4" w:history="1">
        <w:r w:rsidR="00637630" w:rsidRPr="00E702D1">
          <w:rPr>
            <w:rStyle w:val="Hyperlink"/>
            <w:noProof/>
          </w:rPr>
          <w:t>4.2</w:t>
        </w:r>
        <w:r w:rsidR="00637630">
          <w:rPr>
            <w:rFonts w:asciiTheme="minorHAnsi" w:eastAsiaTheme="minorEastAsia" w:hAnsiTheme="minorHAnsi" w:cstheme="minorBidi"/>
            <w:noProof/>
            <w:sz w:val="22"/>
            <w:szCs w:val="22"/>
            <w:lang w:eastAsia="zh-CN"/>
          </w:rPr>
          <w:tab/>
        </w:r>
        <w:r w:rsidR="00637630" w:rsidRPr="00E702D1">
          <w:rPr>
            <w:rStyle w:val="Hyperlink"/>
            <w:noProof/>
          </w:rPr>
          <w:t>Display Picture</w:t>
        </w:r>
        <w:r w:rsidR="00637630">
          <w:rPr>
            <w:noProof/>
            <w:webHidden/>
          </w:rPr>
          <w:tab/>
        </w:r>
        <w:r w:rsidR="00637630">
          <w:rPr>
            <w:noProof/>
            <w:webHidden/>
          </w:rPr>
          <w:fldChar w:fldCharType="begin"/>
        </w:r>
        <w:r w:rsidR="00637630">
          <w:rPr>
            <w:noProof/>
            <w:webHidden/>
          </w:rPr>
          <w:instrText xml:space="preserve"> PAGEREF _Toc403411394 \h </w:instrText>
        </w:r>
        <w:r w:rsidR="00637630">
          <w:rPr>
            <w:noProof/>
            <w:webHidden/>
          </w:rPr>
        </w:r>
        <w:r w:rsidR="00637630">
          <w:rPr>
            <w:noProof/>
            <w:webHidden/>
          </w:rPr>
          <w:fldChar w:fldCharType="separate"/>
        </w:r>
        <w:r w:rsidR="00637630">
          <w:rPr>
            <w:noProof/>
            <w:webHidden/>
          </w:rPr>
          <w:t>43</w:t>
        </w:r>
        <w:r w:rsidR="00637630">
          <w:rPr>
            <w:noProof/>
            <w:webHidden/>
          </w:rPr>
          <w:fldChar w:fldCharType="end"/>
        </w:r>
      </w:hyperlink>
    </w:p>
    <w:p w14:paraId="6373B771"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5" w:history="1">
        <w:r w:rsidR="00637630" w:rsidRPr="00E702D1">
          <w:rPr>
            <w:rStyle w:val="Hyperlink"/>
            <w:noProof/>
          </w:rPr>
          <w:t>4.3</w:t>
        </w:r>
        <w:r w:rsidR="00637630">
          <w:rPr>
            <w:rFonts w:asciiTheme="minorHAnsi" w:eastAsiaTheme="minorEastAsia" w:hAnsiTheme="minorHAnsi" w:cstheme="minorBidi"/>
            <w:noProof/>
            <w:sz w:val="22"/>
            <w:szCs w:val="22"/>
            <w:lang w:eastAsia="zh-CN"/>
          </w:rPr>
          <w:tab/>
        </w:r>
        <w:r w:rsidR="00637630" w:rsidRPr="00E702D1">
          <w:rPr>
            <w:rStyle w:val="Hyperlink"/>
            <w:noProof/>
          </w:rPr>
          <w:t>Weather service and location service</w:t>
        </w:r>
        <w:r w:rsidR="00637630">
          <w:rPr>
            <w:noProof/>
            <w:webHidden/>
          </w:rPr>
          <w:tab/>
        </w:r>
        <w:r w:rsidR="00637630">
          <w:rPr>
            <w:noProof/>
            <w:webHidden/>
          </w:rPr>
          <w:fldChar w:fldCharType="begin"/>
        </w:r>
        <w:r w:rsidR="00637630">
          <w:rPr>
            <w:noProof/>
            <w:webHidden/>
          </w:rPr>
          <w:instrText xml:space="preserve"> PAGEREF _Toc403411395 \h </w:instrText>
        </w:r>
        <w:r w:rsidR="00637630">
          <w:rPr>
            <w:noProof/>
            <w:webHidden/>
          </w:rPr>
        </w:r>
        <w:r w:rsidR="00637630">
          <w:rPr>
            <w:noProof/>
            <w:webHidden/>
          </w:rPr>
          <w:fldChar w:fldCharType="separate"/>
        </w:r>
        <w:r w:rsidR="00637630">
          <w:rPr>
            <w:noProof/>
            <w:webHidden/>
          </w:rPr>
          <w:t>44</w:t>
        </w:r>
        <w:r w:rsidR="00637630">
          <w:rPr>
            <w:noProof/>
            <w:webHidden/>
          </w:rPr>
          <w:fldChar w:fldCharType="end"/>
        </w:r>
      </w:hyperlink>
    </w:p>
    <w:p w14:paraId="69514B3B"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6" w:history="1">
        <w:r w:rsidR="00637630" w:rsidRPr="00E702D1">
          <w:rPr>
            <w:rStyle w:val="Hyperlink"/>
            <w:noProof/>
          </w:rPr>
          <w:t>4.4</w:t>
        </w:r>
        <w:r w:rsidR="00637630">
          <w:rPr>
            <w:rFonts w:asciiTheme="minorHAnsi" w:eastAsiaTheme="minorEastAsia" w:hAnsiTheme="minorHAnsi" w:cstheme="minorBidi"/>
            <w:noProof/>
            <w:sz w:val="22"/>
            <w:szCs w:val="22"/>
            <w:lang w:eastAsia="zh-CN"/>
          </w:rPr>
          <w:tab/>
        </w:r>
        <w:r w:rsidR="00637630" w:rsidRPr="00E702D1">
          <w:rPr>
            <w:rStyle w:val="Hyperlink"/>
            <w:noProof/>
          </w:rPr>
          <w:t>Screenshots</w:t>
        </w:r>
        <w:r w:rsidR="00637630">
          <w:rPr>
            <w:noProof/>
            <w:webHidden/>
          </w:rPr>
          <w:tab/>
        </w:r>
        <w:r w:rsidR="00637630">
          <w:rPr>
            <w:noProof/>
            <w:webHidden/>
          </w:rPr>
          <w:fldChar w:fldCharType="begin"/>
        </w:r>
        <w:r w:rsidR="00637630">
          <w:rPr>
            <w:noProof/>
            <w:webHidden/>
          </w:rPr>
          <w:instrText xml:space="preserve"> PAGEREF _Toc403411396 \h </w:instrText>
        </w:r>
        <w:r w:rsidR="00637630">
          <w:rPr>
            <w:noProof/>
            <w:webHidden/>
          </w:rPr>
        </w:r>
        <w:r w:rsidR="00637630">
          <w:rPr>
            <w:noProof/>
            <w:webHidden/>
          </w:rPr>
          <w:fldChar w:fldCharType="separate"/>
        </w:r>
        <w:r w:rsidR="00637630">
          <w:rPr>
            <w:noProof/>
            <w:webHidden/>
          </w:rPr>
          <w:t>44</w:t>
        </w:r>
        <w:r w:rsidR="00637630">
          <w:rPr>
            <w:noProof/>
            <w:webHidden/>
          </w:rPr>
          <w:fldChar w:fldCharType="end"/>
        </w:r>
      </w:hyperlink>
    </w:p>
    <w:p w14:paraId="6EC006D3"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7" w:history="1">
        <w:r w:rsidR="00637630" w:rsidRPr="00E702D1">
          <w:rPr>
            <w:rStyle w:val="Hyperlink"/>
            <w:noProof/>
          </w:rPr>
          <w:t>4.5</w:t>
        </w:r>
        <w:r w:rsidR="00637630">
          <w:rPr>
            <w:rFonts w:asciiTheme="minorHAnsi" w:eastAsiaTheme="minorEastAsia" w:hAnsiTheme="minorHAnsi" w:cstheme="minorBidi"/>
            <w:noProof/>
            <w:sz w:val="22"/>
            <w:szCs w:val="22"/>
            <w:lang w:eastAsia="zh-CN"/>
          </w:rPr>
          <w:tab/>
        </w:r>
        <w:r w:rsidR="00637630" w:rsidRPr="00E702D1">
          <w:rPr>
            <w:rStyle w:val="Hyperlink"/>
            <w:noProof/>
          </w:rPr>
          <w:t>Costs and level of effort</w:t>
        </w:r>
        <w:r w:rsidR="00637630">
          <w:rPr>
            <w:noProof/>
            <w:webHidden/>
          </w:rPr>
          <w:tab/>
        </w:r>
        <w:r w:rsidR="00637630">
          <w:rPr>
            <w:noProof/>
            <w:webHidden/>
          </w:rPr>
          <w:fldChar w:fldCharType="begin"/>
        </w:r>
        <w:r w:rsidR="00637630">
          <w:rPr>
            <w:noProof/>
            <w:webHidden/>
          </w:rPr>
          <w:instrText xml:space="preserve"> PAGEREF _Toc403411397 \h </w:instrText>
        </w:r>
        <w:r w:rsidR="00637630">
          <w:rPr>
            <w:noProof/>
            <w:webHidden/>
          </w:rPr>
        </w:r>
        <w:r w:rsidR="00637630">
          <w:rPr>
            <w:noProof/>
            <w:webHidden/>
          </w:rPr>
          <w:fldChar w:fldCharType="separate"/>
        </w:r>
        <w:r w:rsidR="00637630">
          <w:rPr>
            <w:noProof/>
            <w:webHidden/>
          </w:rPr>
          <w:t>49</w:t>
        </w:r>
        <w:r w:rsidR="00637630">
          <w:rPr>
            <w:noProof/>
            <w:webHidden/>
          </w:rPr>
          <w:fldChar w:fldCharType="end"/>
        </w:r>
      </w:hyperlink>
    </w:p>
    <w:p w14:paraId="57D2B82C"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398" w:history="1">
        <w:r w:rsidR="00637630" w:rsidRPr="00E702D1">
          <w:rPr>
            <w:rStyle w:val="Hyperlink"/>
            <w:noProof/>
          </w:rPr>
          <w:t>4.6</w:t>
        </w:r>
        <w:r w:rsidR="00637630">
          <w:rPr>
            <w:rFonts w:asciiTheme="minorHAnsi" w:eastAsiaTheme="minorEastAsia" w:hAnsiTheme="minorHAnsi" w:cstheme="minorBidi"/>
            <w:noProof/>
            <w:sz w:val="22"/>
            <w:szCs w:val="22"/>
            <w:lang w:eastAsia="zh-CN"/>
          </w:rPr>
          <w:tab/>
        </w:r>
        <w:r w:rsidR="00637630" w:rsidRPr="00E702D1">
          <w:rPr>
            <w:rStyle w:val="Hyperlink"/>
            <w:noProof/>
          </w:rPr>
          <w:t>Lessons learned</w:t>
        </w:r>
        <w:r w:rsidR="00637630">
          <w:rPr>
            <w:noProof/>
            <w:webHidden/>
          </w:rPr>
          <w:tab/>
        </w:r>
        <w:r w:rsidR="00637630">
          <w:rPr>
            <w:noProof/>
            <w:webHidden/>
          </w:rPr>
          <w:fldChar w:fldCharType="begin"/>
        </w:r>
        <w:r w:rsidR="00637630">
          <w:rPr>
            <w:noProof/>
            <w:webHidden/>
          </w:rPr>
          <w:instrText xml:space="preserve"> PAGEREF _Toc403411398 \h </w:instrText>
        </w:r>
        <w:r w:rsidR="00637630">
          <w:rPr>
            <w:noProof/>
            <w:webHidden/>
          </w:rPr>
        </w:r>
        <w:r w:rsidR="00637630">
          <w:rPr>
            <w:noProof/>
            <w:webHidden/>
          </w:rPr>
          <w:fldChar w:fldCharType="separate"/>
        </w:r>
        <w:r w:rsidR="00637630">
          <w:rPr>
            <w:noProof/>
            <w:webHidden/>
          </w:rPr>
          <w:t>52</w:t>
        </w:r>
        <w:r w:rsidR="00637630">
          <w:rPr>
            <w:noProof/>
            <w:webHidden/>
          </w:rPr>
          <w:fldChar w:fldCharType="end"/>
        </w:r>
      </w:hyperlink>
    </w:p>
    <w:p w14:paraId="49F06300" w14:textId="77777777" w:rsidR="00637630" w:rsidRDefault="003F17A8">
      <w:pPr>
        <w:pStyle w:val="TOC2"/>
        <w:rPr>
          <w:rFonts w:asciiTheme="minorHAnsi" w:eastAsiaTheme="minorEastAsia" w:hAnsiTheme="minorHAnsi" w:cstheme="minorBidi"/>
          <w:noProof/>
          <w:sz w:val="22"/>
          <w:szCs w:val="22"/>
          <w:lang w:eastAsia="zh-CN"/>
        </w:rPr>
      </w:pPr>
      <w:hyperlink w:anchor="_Toc403411399" w:history="1">
        <w:r w:rsidR="00637630" w:rsidRPr="00E702D1">
          <w:rPr>
            <w:rStyle w:val="Hyperlink"/>
            <w:noProof/>
          </w:rPr>
          <w:t>Chapter 5  Conclusion</w:t>
        </w:r>
        <w:r w:rsidR="00637630">
          <w:rPr>
            <w:noProof/>
            <w:webHidden/>
          </w:rPr>
          <w:tab/>
        </w:r>
        <w:r w:rsidR="00637630">
          <w:rPr>
            <w:noProof/>
            <w:webHidden/>
          </w:rPr>
          <w:fldChar w:fldCharType="begin"/>
        </w:r>
        <w:r w:rsidR="00637630">
          <w:rPr>
            <w:noProof/>
            <w:webHidden/>
          </w:rPr>
          <w:instrText xml:space="preserve"> PAGEREF _Toc403411399 \h </w:instrText>
        </w:r>
        <w:r w:rsidR="00637630">
          <w:rPr>
            <w:noProof/>
            <w:webHidden/>
          </w:rPr>
        </w:r>
        <w:r w:rsidR="00637630">
          <w:rPr>
            <w:noProof/>
            <w:webHidden/>
          </w:rPr>
          <w:fldChar w:fldCharType="separate"/>
        </w:r>
        <w:r w:rsidR="00637630">
          <w:rPr>
            <w:noProof/>
            <w:webHidden/>
          </w:rPr>
          <w:t>56</w:t>
        </w:r>
        <w:r w:rsidR="00637630">
          <w:rPr>
            <w:noProof/>
            <w:webHidden/>
          </w:rPr>
          <w:fldChar w:fldCharType="end"/>
        </w:r>
      </w:hyperlink>
    </w:p>
    <w:p w14:paraId="2612C9DF"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400" w:history="1">
        <w:r w:rsidR="00637630" w:rsidRPr="00E702D1">
          <w:rPr>
            <w:rStyle w:val="Hyperlink"/>
            <w:noProof/>
          </w:rPr>
          <w:t>5.1</w:t>
        </w:r>
        <w:r w:rsidR="00637630">
          <w:rPr>
            <w:rFonts w:asciiTheme="minorHAnsi" w:eastAsiaTheme="minorEastAsia" w:hAnsiTheme="minorHAnsi" w:cstheme="minorBidi"/>
            <w:noProof/>
            <w:sz w:val="22"/>
            <w:szCs w:val="22"/>
            <w:lang w:eastAsia="zh-CN"/>
          </w:rPr>
          <w:tab/>
        </w:r>
        <w:r w:rsidR="00637630" w:rsidRPr="00E702D1">
          <w:rPr>
            <w:rStyle w:val="Hyperlink"/>
            <w:noProof/>
          </w:rPr>
          <w:t>Summary</w:t>
        </w:r>
        <w:r w:rsidR="00637630">
          <w:rPr>
            <w:noProof/>
            <w:webHidden/>
          </w:rPr>
          <w:tab/>
        </w:r>
        <w:r w:rsidR="00637630">
          <w:rPr>
            <w:noProof/>
            <w:webHidden/>
          </w:rPr>
          <w:fldChar w:fldCharType="begin"/>
        </w:r>
        <w:r w:rsidR="00637630">
          <w:rPr>
            <w:noProof/>
            <w:webHidden/>
          </w:rPr>
          <w:instrText xml:space="preserve"> PAGEREF _Toc403411400 \h </w:instrText>
        </w:r>
        <w:r w:rsidR="00637630">
          <w:rPr>
            <w:noProof/>
            <w:webHidden/>
          </w:rPr>
        </w:r>
        <w:r w:rsidR="00637630">
          <w:rPr>
            <w:noProof/>
            <w:webHidden/>
          </w:rPr>
          <w:fldChar w:fldCharType="separate"/>
        </w:r>
        <w:r w:rsidR="00637630">
          <w:rPr>
            <w:noProof/>
            <w:webHidden/>
          </w:rPr>
          <w:t>56</w:t>
        </w:r>
        <w:r w:rsidR="00637630">
          <w:rPr>
            <w:noProof/>
            <w:webHidden/>
          </w:rPr>
          <w:fldChar w:fldCharType="end"/>
        </w:r>
      </w:hyperlink>
    </w:p>
    <w:p w14:paraId="39D745CE"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401" w:history="1">
        <w:r w:rsidR="00637630" w:rsidRPr="00E702D1">
          <w:rPr>
            <w:rStyle w:val="Hyperlink"/>
            <w:noProof/>
          </w:rPr>
          <w:t>5.2</w:t>
        </w:r>
        <w:r w:rsidR="00637630">
          <w:rPr>
            <w:rFonts w:asciiTheme="minorHAnsi" w:eastAsiaTheme="minorEastAsia" w:hAnsiTheme="minorHAnsi" w:cstheme="minorBidi"/>
            <w:noProof/>
            <w:sz w:val="22"/>
            <w:szCs w:val="22"/>
            <w:lang w:eastAsia="zh-CN"/>
          </w:rPr>
          <w:tab/>
        </w:r>
        <w:r w:rsidR="00637630" w:rsidRPr="00E702D1">
          <w:rPr>
            <w:rStyle w:val="Hyperlink"/>
            <w:noProof/>
          </w:rPr>
          <w:t>Related work</w:t>
        </w:r>
        <w:r w:rsidR="00637630">
          <w:rPr>
            <w:noProof/>
            <w:webHidden/>
          </w:rPr>
          <w:tab/>
        </w:r>
        <w:r w:rsidR="00637630">
          <w:rPr>
            <w:noProof/>
            <w:webHidden/>
          </w:rPr>
          <w:fldChar w:fldCharType="begin"/>
        </w:r>
        <w:r w:rsidR="00637630">
          <w:rPr>
            <w:noProof/>
            <w:webHidden/>
          </w:rPr>
          <w:instrText xml:space="preserve"> PAGEREF _Toc403411401 \h </w:instrText>
        </w:r>
        <w:r w:rsidR="00637630">
          <w:rPr>
            <w:noProof/>
            <w:webHidden/>
          </w:rPr>
        </w:r>
        <w:r w:rsidR="00637630">
          <w:rPr>
            <w:noProof/>
            <w:webHidden/>
          </w:rPr>
          <w:fldChar w:fldCharType="separate"/>
        </w:r>
        <w:r w:rsidR="00637630">
          <w:rPr>
            <w:noProof/>
            <w:webHidden/>
          </w:rPr>
          <w:t>57</w:t>
        </w:r>
        <w:r w:rsidR="00637630">
          <w:rPr>
            <w:noProof/>
            <w:webHidden/>
          </w:rPr>
          <w:fldChar w:fldCharType="end"/>
        </w:r>
      </w:hyperlink>
    </w:p>
    <w:p w14:paraId="129DC8DB" w14:textId="77777777" w:rsidR="00637630" w:rsidRDefault="003F17A8">
      <w:pPr>
        <w:pStyle w:val="TOC3"/>
        <w:tabs>
          <w:tab w:val="left" w:pos="1080"/>
        </w:tabs>
        <w:rPr>
          <w:rFonts w:asciiTheme="minorHAnsi" w:eastAsiaTheme="minorEastAsia" w:hAnsiTheme="minorHAnsi" w:cstheme="minorBidi"/>
          <w:noProof/>
          <w:sz w:val="22"/>
          <w:szCs w:val="22"/>
          <w:lang w:eastAsia="zh-CN"/>
        </w:rPr>
      </w:pPr>
      <w:hyperlink w:anchor="_Toc403411402" w:history="1">
        <w:r w:rsidR="00637630" w:rsidRPr="00E702D1">
          <w:rPr>
            <w:rStyle w:val="Hyperlink"/>
            <w:noProof/>
          </w:rPr>
          <w:t>5.3</w:t>
        </w:r>
        <w:r w:rsidR="00637630">
          <w:rPr>
            <w:rFonts w:asciiTheme="minorHAnsi" w:eastAsiaTheme="minorEastAsia" w:hAnsiTheme="minorHAnsi" w:cstheme="minorBidi"/>
            <w:noProof/>
            <w:sz w:val="22"/>
            <w:szCs w:val="22"/>
            <w:lang w:eastAsia="zh-CN"/>
          </w:rPr>
          <w:tab/>
        </w:r>
        <w:r w:rsidR="00637630" w:rsidRPr="00E702D1">
          <w:rPr>
            <w:rStyle w:val="Hyperlink"/>
            <w:noProof/>
          </w:rPr>
          <w:t>Future work</w:t>
        </w:r>
        <w:r w:rsidR="00637630">
          <w:rPr>
            <w:noProof/>
            <w:webHidden/>
          </w:rPr>
          <w:tab/>
        </w:r>
        <w:r w:rsidR="00637630">
          <w:rPr>
            <w:noProof/>
            <w:webHidden/>
          </w:rPr>
          <w:fldChar w:fldCharType="begin"/>
        </w:r>
        <w:r w:rsidR="00637630">
          <w:rPr>
            <w:noProof/>
            <w:webHidden/>
          </w:rPr>
          <w:instrText xml:space="preserve"> PAGEREF _Toc403411402 \h </w:instrText>
        </w:r>
        <w:r w:rsidR="00637630">
          <w:rPr>
            <w:noProof/>
            <w:webHidden/>
          </w:rPr>
        </w:r>
        <w:r w:rsidR="00637630">
          <w:rPr>
            <w:noProof/>
            <w:webHidden/>
          </w:rPr>
          <w:fldChar w:fldCharType="separate"/>
        </w:r>
        <w:r w:rsidR="00637630">
          <w:rPr>
            <w:noProof/>
            <w:webHidden/>
          </w:rPr>
          <w:t>58</w:t>
        </w:r>
        <w:r w:rsidR="00637630">
          <w:rPr>
            <w:noProof/>
            <w:webHidden/>
          </w:rPr>
          <w:fldChar w:fldCharType="end"/>
        </w:r>
      </w:hyperlink>
    </w:p>
    <w:p w14:paraId="4A2F24F1" w14:textId="77777777" w:rsidR="00637630" w:rsidRDefault="003F17A8">
      <w:pPr>
        <w:pStyle w:val="TOC2"/>
        <w:rPr>
          <w:rFonts w:asciiTheme="minorHAnsi" w:eastAsiaTheme="minorEastAsia" w:hAnsiTheme="minorHAnsi" w:cstheme="minorBidi"/>
          <w:noProof/>
          <w:sz w:val="22"/>
          <w:szCs w:val="22"/>
          <w:lang w:eastAsia="zh-CN"/>
        </w:rPr>
      </w:pPr>
      <w:hyperlink w:anchor="_Toc403411403" w:history="1">
        <w:r w:rsidR="00637630" w:rsidRPr="00E702D1">
          <w:rPr>
            <w:rStyle w:val="Hyperlink"/>
            <w:noProof/>
          </w:rPr>
          <w:t>References</w:t>
        </w:r>
        <w:r w:rsidR="00637630">
          <w:rPr>
            <w:noProof/>
            <w:webHidden/>
          </w:rPr>
          <w:tab/>
        </w:r>
        <w:r w:rsidR="00637630">
          <w:rPr>
            <w:noProof/>
            <w:webHidden/>
          </w:rPr>
          <w:fldChar w:fldCharType="begin"/>
        </w:r>
        <w:r w:rsidR="00637630">
          <w:rPr>
            <w:noProof/>
            <w:webHidden/>
          </w:rPr>
          <w:instrText xml:space="preserve"> PAGEREF _Toc403411403 \h </w:instrText>
        </w:r>
        <w:r w:rsidR="00637630">
          <w:rPr>
            <w:noProof/>
            <w:webHidden/>
          </w:rPr>
        </w:r>
        <w:r w:rsidR="00637630">
          <w:rPr>
            <w:noProof/>
            <w:webHidden/>
          </w:rPr>
          <w:fldChar w:fldCharType="separate"/>
        </w:r>
        <w:r w:rsidR="00637630">
          <w:rPr>
            <w:noProof/>
            <w:webHidden/>
          </w:rPr>
          <w:t>60</w:t>
        </w:r>
        <w:r w:rsidR="00637630">
          <w:rPr>
            <w:noProof/>
            <w:webHidden/>
          </w:rPr>
          <w:fldChar w:fldCharType="end"/>
        </w:r>
      </w:hyperlink>
    </w:p>
    <w:p w14:paraId="0DA911E9" w14:textId="77777777" w:rsidR="00907498" w:rsidRDefault="00907498" w:rsidP="00907498">
      <w:pPr>
        <w:pStyle w:val="text"/>
      </w:pPr>
      <w:r>
        <w:fldChar w:fldCharType="end"/>
      </w:r>
    </w:p>
    <w:p w14:paraId="2A20E1C0" w14:textId="77777777" w:rsidR="00907498" w:rsidRDefault="00907498" w:rsidP="00907498">
      <w:pPr>
        <w:pStyle w:val="text"/>
      </w:pPr>
    </w:p>
    <w:p w14:paraId="4A814EE0" w14:textId="77777777" w:rsidR="00907498" w:rsidRDefault="00907498" w:rsidP="00907498">
      <w:pPr>
        <w:pStyle w:val="text"/>
      </w:pPr>
    </w:p>
    <w:p w14:paraId="5DBBD631" w14:textId="77777777" w:rsidR="00907498" w:rsidRDefault="00907498" w:rsidP="00907498">
      <w:pPr>
        <w:pStyle w:val="text"/>
      </w:pPr>
    </w:p>
    <w:p w14:paraId="0A150872" w14:textId="77777777" w:rsidR="00907498" w:rsidRDefault="00907498" w:rsidP="00907498">
      <w:pPr>
        <w:pStyle w:val="text"/>
      </w:pPr>
    </w:p>
    <w:p w14:paraId="63F1AD71" w14:textId="77777777" w:rsidR="00907498" w:rsidRDefault="00907498" w:rsidP="00907498">
      <w:pPr>
        <w:pStyle w:val="text"/>
      </w:pPr>
    </w:p>
    <w:p w14:paraId="4997B273" w14:textId="77777777" w:rsidR="00907498" w:rsidRDefault="00907498" w:rsidP="00907498">
      <w:pPr>
        <w:pStyle w:val="text"/>
      </w:pPr>
    </w:p>
    <w:p w14:paraId="5BA5BCEB" w14:textId="77777777" w:rsidR="00907498" w:rsidRDefault="00907498" w:rsidP="00907498">
      <w:pPr>
        <w:pStyle w:val="text"/>
      </w:pPr>
    </w:p>
    <w:p w14:paraId="004D66BB" w14:textId="77777777" w:rsidR="00907498" w:rsidRDefault="00907498" w:rsidP="00907498">
      <w:pPr>
        <w:pStyle w:val="text"/>
      </w:pPr>
    </w:p>
    <w:p w14:paraId="346AC1DE" w14:textId="77777777" w:rsidR="00907498" w:rsidRDefault="00907498" w:rsidP="00907498">
      <w:pPr>
        <w:pStyle w:val="text"/>
      </w:pPr>
    </w:p>
    <w:p w14:paraId="7E9C2262" w14:textId="77777777" w:rsidR="00907498" w:rsidRDefault="00907498" w:rsidP="00907498">
      <w:pPr>
        <w:pStyle w:val="text"/>
      </w:pPr>
    </w:p>
    <w:p w14:paraId="46E015CB" w14:textId="77777777" w:rsidR="00907498" w:rsidRDefault="00907498" w:rsidP="00907498">
      <w:pPr>
        <w:pStyle w:val="text"/>
      </w:pPr>
    </w:p>
    <w:p w14:paraId="1DB0E0E5" w14:textId="77777777" w:rsidR="00907498" w:rsidRDefault="00907498" w:rsidP="00907498">
      <w:pPr>
        <w:pStyle w:val="text"/>
      </w:pPr>
    </w:p>
    <w:p w14:paraId="25B063FF" w14:textId="77777777" w:rsidR="00907498" w:rsidRDefault="00907498" w:rsidP="00907498">
      <w:pPr>
        <w:pStyle w:val="text"/>
      </w:pPr>
    </w:p>
    <w:p w14:paraId="7AF8E6F4" w14:textId="77777777" w:rsidR="00907498" w:rsidRDefault="00907498" w:rsidP="00907498">
      <w:pPr>
        <w:pStyle w:val="text"/>
      </w:pPr>
    </w:p>
    <w:p w14:paraId="39C11D1F" w14:textId="77777777" w:rsidR="00907498" w:rsidRDefault="00907498" w:rsidP="00907498">
      <w:pPr>
        <w:pStyle w:val="text"/>
      </w:pPr>
    </w:p>
    <w:p w14:paraId="4086F91E" w14:textId="77777777" w:rsidR="00907498" w:rsidRDefault="00907498" w:rsidP="00907498">
      <w:pPr>
        <w:pStyle w:val="text"/>
      </w:pPr>
    </w:p>
    <w:p w14:paraId="150FB8FC" w14:textId="77777777" w:rsidR="00907498" w:rsidRDefault="00907498" w:rsidP="00907498">
      <w:pPr>
        <w:pStyle w:val="text"/>
      </w:pPr>
    </w:p>
    <w:p w14:paraId="17386128" w14:textId="77777777" w:rsidR="00907498" w:rsidRDefault="00907498" w:rsidP="00907498">
      <w:pPr>
        <w:pStyle w:val="text"/>
      </w:pPr>
    </w:p>
    <w:p w14:paraId="68F40B8D" w14:textId="77777777" w:rsidR="00907498" w:rsidRDefault="00907498" w:rsidP="00907498">
      <w:pPr>
        <w:pStyle w:val="text"/>
      </w:pPr>
    </w:p>
    <w:p w14:paraId="756C201F" w14:textId="77777777" w:rsidR="00907498" w:rsidRPr="00907498" w:rsidRDefault="00907498" w:rsidP="00907498">
      <w:pPr>
        <w:pStyle w:val="text"/>
      </w:pPr>
    </w:p>
    <w:p w14:paraId="501947C9" w14:textId="77777777" w:rsidR="00907498" w:rsidRDefault="00907498" w:rsidP="00907498">
      <w:pPr>
        <w:pStyle w:val="text"/>
        <w:jc w:val="center"/>
      </w:pPr>
    </w:p>
    <w:p w14:paraId="74E3D40A" w14:textId="77777777" w:rsidR="00907498" w:rsidRDefault="00907498" w:rsidP="00907498">
      <w:pPr>
        <w:pStyle w:val="text"/>
        <w:jc w:val="center"/>
      </w:pPr>
    </w:p>
    <w:p w14:paraId="634A84A8" w14:textId="77777777" w:rsidR="00907498" w:rsidRDefault="00907498" w:rsidP="00B82E7A">
      <w:pPr>
        <w:pStyle w:val="Heading2"/>
      </w:pPr>
      <w:bookmarkStart w:id="6" w:name="_Toc271112375"/>
      <w:bookmarkStart w:id="7" w:name="_Toc354617407"/>
      <w:bookmarkStart w:id="8" w:name="_Toc403411377"/>
      <w:r>
        <w:lastRenderedPageBreak/>
        <w:t>List of Tables</w:t>
      </w:r>
      <w:bookmarkEnd w:id="6"/>
      <w:bookmarkEnd w:id="7"/>
      <w:bookmarkEnd w:id="8"/>
    </w:p>
    <w:p w14:paraId="3CD01924" w14:textId="77777777" w:rsidR="00973572" w:rsidRPr="00973572" w:rsidRDefault="00973572" w:rsidP="00973572">
      <w:pPr>
        <w:pStyle w:val="text"/>
      </w:pPr>
    </w:p>
    <w:p w14:paraId="16615A70"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b/>
        </w:rPr>
        <w:fldChar w:fldCharType="begin"/>
      </w:r>
      <w:r>
        <w:rPr>
          <w:b/>
        </w:rPr>
        <w:instrText xml:space="preserve"> TOC \t "Heading 9,h9" \c </w:instrText>
      </w:r>
      <w:r>
        <w:rPr>
          <w:b/>
        </w:rP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_Toc403411365 \h </w:instrText>
      </w:r>
      <w:r>
        <w:rPr>
          <w:noProof/>
        </w:rPr>
      </w:r>
      <w:r>
        <w:rPr>
          <w:noProof/>
        </w:rPr>
        <w:fldChar w:fldCharType="separate"/>
      </w:r>
      <w:r>
        <w:rPr>
          <w:noProof/>
        </w:rPr>
        <w:t>19</w:t>
      </w:r>
      <w:r>
        <w:rPr>
          <w:noProof/>
        </w:rPr>
        <w:fldChar w:fldCharType="end"/>
      </w:r>
    </w:p>
    <w:p w14:paraId="2FD744CB"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_Toc403411366 \h </w:instrText>
      </w:r>
      <w:r>
        <w:rPr>
          <w:noProof/>
        </w:rPr>
      </w:r>
      <w:r>
        <w:rPr>
          <w:noProof/>
        </w:rPr>
        <w:fldChar w:fldCharType="separate"/>
      </w:r>
      <w:r>
        <w:rPr>
          <w:noProof/>
        </w:rPr>
        <w:t>23</w:t>
      </w:r>
      <w:r>
        <w:rPr>
          <w:noProof/>
        </w:rPr>
        <w:fldChar w:fldCharType="end"/>
      </w:r>
    </w:p>
    <w:p w14:paraId="7076EBDF"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_Toc403411367 \h </w:instrText>
      </w:r>
      <w:r>
        <w:rPr>
          <w:noProof/>
        </w:rPr>
      </w:r>
      <w:r>
        <w:rPr>
          <w:noProof/>
        </w:rPr>
        <w:fldChar w:fldCharType="separate"/>
      </w:r>
      <w:r>
        <w:rPr>
          <w:noProof/>
        </w:rPr>
        <w:t>24</w:t>
      </w:r>
      <w:r>
        <w:rPr>
          <w:noProof/>
        </w:rPr>
        <w:fldChar w:fldCharType="end"/>
      </w:r>
    </w:p>
    <w:p w14:paraId="1D43B8D5"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_Toc403411368 \h </w:instrText>
      </w:r>
      <w:r>
        <w:rPr>
          <w:noProof/>
        </w:rPr>
      </w:r>
      <w:r>
        <w:rPr>
          <w:noProof/>
        </w:rPr>
        <w:fldChar w:fldCharType="separate"/>
      </w:r>
      <w:r>
        <w:rPr>
          <w:noProof/>
        </w:rPr>
        <w:t>25</w:t>
      </w:r>
      <w:r>
        <w:rPr>
          <w:noProof/>
        </w:rPr>
        <w:fldChar w:fldCharType="end"/>
      </w:r>
    </w:p>
    <w:p w14:paraId="4A168FBB"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_Toc403411369 \h </w:instrText>
      </w:r>
      <w:r>
        <w:rPr>
          <w:noProof/>
        </w:rPr>
      </w:r>
      <w:r>
        <w:rPr>
          <w:noProof/>
        </w:rPr>
        <w:fldChar w:fldCharType="separate"/>
      </w:r>
      <w:r>
        <w:rPr>
          <w:noProof/>
        </w:rPr>
        <w:t>26</w:t>
      </w:r>
      <w:r>
        <w:rPr>
          <w:noProof/>
        </w:rPr>
        <w:fldChar w:fldCharType="end"/>
      </w:r>
    </w:p>
    <w:p w14:paraId="5E94D64B"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_Toc403411370 \h </w:instrText>
      </w:r>
      <w:r>
        <w:rPr>
          <w:noProof/>
        </w:rPr>
      </w:r>
      <w:r>
        <w:rPr>
          <w:noProof/>
        </w:rPr>
        <w:fldChar w:fldCharType="separate"/>
      </w:r>
      <w:r>
        <w:rPr>
          <w:noProof/>
        </w:rPr>
        <w:t>27</w:t>
      </w:r>
      <w:r>
        <w:rPr>
          <w:noProof/>
        </w:rPr>
        <w:fldChar w:fldCharType="end"/>
      </w:r>
    </w:p>
    <w:p w14:paraId="0EEDE187"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_Toc403411371 \h </w:instrText>
      </w:r>
      <w:r>
        <w:rPr>
          <w:noProof/>
        </w:rPr>
      </w:r>
      <w:r>
        <w:rPr>
          <w:noProof/>
        </w:rPr>
        <w:fldChar w:fldCharType="separate"/>
      </w:r>
      <w:r>
        <w:rPr>
          <w:noProof/>
        </w:rPr>
        <w:t>28</w:t>
      </w:r>
      <w:r>
        <w:rPr>
          <w:noProof/>
        </w:rPr>
        <w:fldChar w:fldCharType="end"/>
      </w:r>
    </w:p>
    <w:p w14:paraId="56F1A932"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_Toc403411372 \h </w:instrText>
      </w:r>
      <w:r>
        <w:rPr>
          <w:noProof/>
        </w:rPr>
      </w:r>
      <w:r>
        <w:rPr>
          <w:noProof/>
        </w:rPr>
        <w:fldChar w:fldCharType="separate"/>
      </w:r>
      <w:r>
        <w:rPr>
          <w:noProof/>
        </w:rPr>
        <w:t>30</w:t>
      </w:r>
      <w:r>
        <w:rPr>
          <w:noProof/>
        </w:rPr>
        <w:fldChar w:fldCharType="end"/>
      </w:r>
    </w:p>
    <w:p w14:paraId="0FF4C300" w14:textId="77777777" w:rsidR="00637630" w:rsidRDefault="00637630">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_Toc403411373 \h </w:instrText>
      </w:r>
      <w:r>
        <w:rPr>
          <w:noProof/>
        </w:rPr>
      </w:r>
      <w:r>
        <w:rPr>
          <w:noProof/>
        </w:rPr>
        <w:fldChar w:fldCharType="separate"/>
      </w:r>
      <w:r>
        <w:rPr>
          <w:noProof/>
        </w:rPr>
        <w:t>50</w:t>
      </w:r>
      <w:r>
        <w:rPr>
          <w:noProof/>
        </w:rPr>
        <w:fldChar w:fldCharType="end"/>
      </w:r>
    </w:p>
    <w:p w14:paraId="3BE996B1" w14:textId="77777777" w:rsidR="00907498" w:rsidRDefault="00637630" w:rsidP="00B82E7A">
      <w:pPr>
        <w:pStyle w:val="Heading2"/>
      </w:pPr>
      <w:r>
        <w:rPr>
          <w:b w:val="0"/>
          <w:sz w:val="24"/>
        </w:rPr>
        <w:fldChar w:fldCharType="end"/>
      </w:r>
    </w:p>
    <w:p w14:paraId="0B46C6EA" w14:textId="77777777" w:rsidR="00907498" w:rsidRDefault="00907498" w:rsidP="00B82E7A">
      <w:pPr>
        <w:pStyle w:val="Heading2"/>
      </w:pPr>
    </w:p>
    <w:p w14:paraId="3549C4D8" w14:textId="77777777" w:rsidR="00B82E7A" w:rsidRDefault="00B82E7A" w:rsidP="00B82E7A">
      <w:pPr>
        <w:pStyle w:val="Heading2"/>
      </w:pPr>
      <w:r>
        <w:br w:type="page"/>
      </w:r>
      <w:bookmarkStart w:id="9" w:name="_Toc403411378"/>
      <w:bookmarkStart w:id="10" w:name="_Toc271112376"/>
      <w:bookmarkStart w:id="11" w:name="_Toc354617408"/>
      <w:r w:rsidR="00907498">
        <w:lastRenderedPageBreak/>
        <w:t>List of Figures</w:t>
      </w:r>
      <w:bookmarkEnd w:id="9"/>
      <w:r>
        <w:t xml:space="preserve"> </w:t>
      </w:r>
    </w:p>
    <w:bookmarkEnd w:id="10"/>
    <w:bookmarkEnd w:id="11"/>
    <w:p w14:paraId="6A115108" w14:textId="77777777"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14:paraId="355E9372" w14:textId="77777777"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14:paraId="084B59B4" w14:textId="77777777"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14:paraId="4DBD0756" w14:textId="77777777"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14:paraId="67CF49E1" w14:textId="77777777"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14:paraId="16521C33" w14:textId="77777777"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14:paraId="671093BC" w14:textId="77777777"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14:paraId="020090E1" w14:textId="77777777"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14:paraId="6AC2CBB2" w14:textId="77777777"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14:paraId="4E0D6234" w14:textId="77777777"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14:paraId="727D3D01" w14:textId="77777777"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14:paraId="499A4094" w14:textId="77777777"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14:paraId="3DAC594A" w14:textId="77777777"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14:paraId="17EA3876" w14:textId="77777777"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14:paraId="0F84D2C6" w14:textId="77777777"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14:paraId="7596A97A" w14:textId="77777777"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14:paraId="2FF0AC53" w14:textId="77777777"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14:paraId="3F0FC17F" w14:textId="77777777"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14:paraId="5A7EFAB4" w14:textId="77777777"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14:paraId="5464B5DD" w14:textId="77777777"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14:paraId="36A1BD65" w14:textId="77777777"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14:paraId="75EBAAEC" w14:textId="77777777"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14:paraId="6D091AC4" w14:textId="77777777"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14:paraId="1154B4F0" w14:textId="77777777"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14:paraId="79AE05AB" w14:textId="77777777"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14:paraId="241C70F3" w14:textId="77777777"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14:paraId="7225EF9E" w14:textId="77777777"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14:paraId="34667C55" w14:textId="77777777"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14:paraId="5ABC8D23" w14:textId="77777777" w:rsidR="00B82E7A" w:rsidRDefault="00907498" w:rsidP="00B82E7A">
      <w:pPr>
        <w:pStyle w:val="Heading2"/>
      </w:pPr>
      <w:r>
        <w:fldChar w:fldCharType="end"/>
      </w:r>
      <w:r w:rsidR="00B82E7A">
        <w:br w:type="page"/>
      </w:r>
    </w:p>
    <w:p w14:paraId="0E7F63C4" w14:textId="77777777"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14:paraId="482306D5" w14:textId="77777777" w:rsidR="00B82E7A" w:rsidRDefault="00B82E7A" w:rsidP="00B82E7A">
      <w:pPr>
        <w:pStyle w:val="Heading2"/>
      </w:pPr>
      <w:bookmarkStart w:id="12" w:name="_Toc354617409"/>
      <w:bookmarkStart w:id="13" w:name="_Toc403411379"/>
      <w:r>
        <w:lastRenderedPageBreak/>
        <w:t xml:space="preserve">Chapter </w:t>
      </w:r>
      <w:proofErr w:type="gramStart"/>
      <w:r>
        <w:t>1  Introduction</w:t>
      </w:r>
      <w:bookmarkEnd w:id="12"/>
      <w:bookmarkEnd w:id="13"/>
      <w:proofErr w:type="gramEnd"/>
    </w:p>
    <w:p w14:paraId="02C9EECD" w14:textId="77777777" w:rsidR="00B82E7A" w:rsidRDefault="00B82E7A" w:rsidP="00B82E7A">
      <w:pPr>
        <w:pStyle w:val="Heading3"/>
        <w:numPr>
          <w:ilvl w:val="1"/>
          <w:numId w:val="1"/>
        </w:numPr>
      </w:pPr>
      <w:bookmarkStart w:id="14" w:name="_Toc354617410"/>
      <w:bookmarkStart w:id="15" w:name="_Toc403411380"/>
      <w:r>
        <w:t>Motivation</w:t>
      </w:r>
      <w:bookmarkEnd w:id="14"/>
      <w:bookmarkEnd w:id="15"/>
      <w:r>
        <w:t xml:space="preserve"> </w:t>
      </w:r>
    </w:p>
    <w:p w14:paraId="17DAE4A6" w14:textId="77777777" w:rsidR="00B82E7A" w:rsidRDefault="00B82E7A" w:rsidP="00B82E7A">
      <w:pPr>
        <w:pStyle w:val="text"/>
      </w:pPr>
      <w:proofErr w:type="gramStart"/>
      <w:r>
        <w:t xml:space="preserve">Wardrobe stylists are often hired by celebrities, models, public figures, and wealthy individuals to select their clothing for public appearances, or by professionals in </w:t>
      </w:r>
      <w:ins w:id="16" w:author="Christine Julien" w:date="2014-11-15T21:30:00Z">
        <w:r w:rsidR="007D6DB1">
          <w:t xml:space="preserve">the </w:t>
        </w:r>
      </w:ins>
      <w:r>
        <w:t>entertainment industry for special events</w:t>
      </w:r>
      <w:proofErr w:type="gramEnd"/>
      <w:r>
        <w:t>.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del w:id="17" w:author="Christine Julien" w:date="2014-11-15T21:30:00Z">
        <w:r w:rsidR="00F14B87" w:rsidDel="007D6DB1">
          <w:delText>,</w:delText>
        </w:r>
      </w:del>
      <w:r>
        <w:t xml:space="preserve"> and efficiently organize their closet.</w:t>
      </w:r>
    </w:p>
    <w:p w14:paraId="4382744C" w14:textId="77777777"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w:t>
      </w:r>
      <w:del w:id="18" w:author="Christine Julien" w:date="2014-11-15T21:31:00Z">
        <w:r w:rsidR="00B82E7A" w:rsidDel="007D6DB1">
          <w:delText xml:space="preserve">is </w:delText>
        </w:r>
      </w:del>
      <w:r w:rsidR="00B82E7A">
        <w:t>aspire</w:t>
      </w:r>
      <w:ins w:id="19" w:author="Christine Julien" w:date="2014-11-15T21:31:00Z">
        <w:r w:rsidR="007D6DB1">
          <w:t>s</w:t>
        </w:r>
      </w:ins>
      <w:del w:id="20" w:author="Christine Julien" w:date="2014-11-15T21:31:00Z">
        <w:r w:rsidR="00B82E7A" w:rsidDel="007D6DB1">
          <w:delText>d</w:delText>
        </w:r>
      </w:del>
      <w:r w:rsidR="00B82E7A">
        <w:t xml:space="preserve">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14:paraId="7EB456BB" w14:textId="77777777"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14:paraId="67703CF1" w14:textId="77777777" w:rsidR="00B82E7A" w:rsidRDefault="00B82E7A" w:rsidP="00B82E7A">
      <w:pPr>
        <w:pStyle w:val="Heading3"/>
        <w:numPr>
          <w:ilvl w:val="1"/>
          <w:numId w:val="1"/>
        </w:numPr>
      </w:pPr>
      <w:bookmarkStart w:id="21" w:name="_Toc354617413"/>
      <w:bookmarkStart w:id="22" w:name="_Toc403411381"/>
      <w:commentRangeStart w:id="23"/>
      <w:r>
        <w:lastRenderedPageBreak/>
        <w:t>Report organization</w:t>
      </w:r>
      <w:bookmarkEnd w:id="21"/>
      <w:bookmarkEnd w:id="22"/>
      <w:commentRangeEnd w:id="23"/>
      <w:r w:rsidR="007D6DB1">
        <w:rPr>
          <w:rStyle w:val="CommentReference"/>
          <w:b w:val="0"/>
          <w:smallCaps w:val="0"/>
        </w:rPr>
        <w:commentReference w:id="23"/>
      </w:r>
    </w:p>
    <w:p w14:paraId="57DED0E0" w14:textId="77777777"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14:paraId="1A000DB9" w14:textId="77777777" w:rsidR="000F1815" w:rsidRPr="000F1815" w:rsidRDefault="000F1815" w:rsidP="000F1815">
      <w:pPr>
        <w:pStyle w:val="text"/>
      </w:pPr>
    </w:p>
    <w:p w14:paraId="0F1B3EB6" w14:textId="77777777" w:rsidR="000F1815" w:rsidRDefault="000F1815" w:rsidP="000F1815">
      <w:pPr>
        <w:pStyle w:val="Heading3"/>
        <w:numPr>
          <w:ilvl w:val="1"/>
          <w:numId w:val="1"/>
        </w:numPr>
      </w:pPr>
      <w:bookmarkStart w:id="24" w:name="_Toc403411382"/>
      <w:r>
        <w:t>Motivation</w:t>
      </w:r>
      <w:bookmarkEnd w:id="24"/>
      <w:r>
        <w:t xml:space="preserve"> </w:t>
      </w:r>
    </w:p>
    <w:p w14:paraId="2341910E" w14:textId="77777777"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14:paraId="25667DC2" w14:textId="77777777" w:rsidR="00B82E7A" w:rsidRDefault="00B82E7A" w:rsidP="00B82E7A">
      <w:pPr>
        <w:pStyle w:val="text"/>
      </w:pPr>
    </w:p>
    <w:p w14:paraId="67F353BD" w14:textId="77777777" w:rsidR="00B82E7A" w:rsidRDefault="00B82E7A" w:rsidP="00B82E7A">
      <w:pPr>
        <w:overflowPunct/>
        <w:autoSpaceDE/>
        <w:autoSpaceDN/>
        <w:adjustRightInd/>
        <w:textAlignment w:val="auto"/>
      </w:pPr>
      <w:r>
        <w:br w:type="page"/>
      </w:r>
    </w:p>
    <w:p w14:paraId="7CE078CF" w14:textId="77777777" w:rsidR="00B82E7A" w:rsidRDefault="00B82E7A" w:rsidP="00B82E7A">
      <w:pPr>
        <w:pStyle w:val="Heading2"/>
      </w:pPr>
      <w:bookmarkStart w:id="25" w:name="_Toc354617414"/>
      <w:bookmarkStart w:id="26" w:name="_Toc403411383"/>
      <w:r>
        <w:lastRenderedPageBreak/>
        <w:t>Chapter 2 User Interface Design</w:t>
      </w:r>
      <w:bookmarkEnd w:id="25"/>
      <w:bookmarkEnd w:id="26"/>
    </w:p>
    <w:p w14:paraId="4A87A6C4" w14:textId="77777777" w:rsidR="00B82E7A" w:rsidRDefault="00B82E7A" w:rsidP="00B82E7A">
      <w:pPr>
        <w:pStyle w:val="Heading3"/>
      </w:pPr>
      <w:bookmarkStart w:id="27" w:name="_Toc354617415"/>
      <w:bookmarkStart w:id="28" w:name="_Toc403411384"/>
      <w:r>
        <w:t>2.1</w:t>
      </w:r>
      <w:r>
        <w:tab/>
        <w:t>Overview</w:t>
      </w:r>
      <w:bookmarkEnd w:id="27"/>
      <w:bookmarkEnd w:id="28"/>
    </w:p>
    <w:p w14:paraId="511599EC" w14:textId="77777777"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14:paraId="44BEE214" w14:textId="77777777" w:rsidR="00B82E7A" w:rsidRDefault="00B82E7A" w:rsidP="00B82E7A">
      <w:pPr>
        <w:pStyle w:val="Heading3"/>
      </w:pPr>
      <w:bookmarkStart w:id="29" w:name="_Toc354617416"/>
      <w:bookmarkStart w:id="30" w:name="_Toc403411385"/>
      <w:r>
        <w:t>2.2</w:t>
      </w:r>
      <w:r>
        <w:tab/>
      </w:r>
      <w:bookmarkEnd w:id="29"/>
      <w:r w:rsidR="00950492">
        <w:t>Features Lists</w:t>
      </w:r>
      <w:bookmarkEnd w:id="30"/>
    </w:p>
    <w:p w14:paraId="69F3EFF5" w14:textId="77777777"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14:paraId="4E4969E9" w14:textId="77777777" w:rsidR="00B82E7A" w:rsidRDefault="00B82E7A" w:rsidP="00B82E7A">
      <w:pPr>
        <w:pStyle w:val="text"/>
        <w:numPr>
          <w:ilvl w:val="0"/>
          <w:numId w:val="11"/>
        </w:numPr>
      </w:pPr>
      <w:r>
        <w:t xml:space="preserve">Users can easily flip through every item in their own closet, which is a digital storage of pictures of their clothes taken by built-in camera phone or imported from </w:t>
      </w:r>
      <w:ins w:id="31" w:author="Christine Julien" w:date="2014-11-15T21:34:00Z">
        <w:r w:rsidR="003F17A8">
          <w:t xml:space="preserve">a </w:t>
        </w:r>
      </w:ins>
      <w:r>
        <w:t>gallery.</w:t>
      </w:r>
    </w:p>
    <w:p w14:paraId="7170FCAA" w14:textId="77777777" w:rsidR="00B82E7A" w:rsidRDefault="00B82E7A" w:rsidP="00B82E7A">
      <w:pPr>
        <w:pStyle w:val="text"/>
        <w:numPr>
          <w:ilvl w:val="0"/>
          <w:numId w:val="11"/>
        </w:numPr>
      </w:pPr>
      <w:r>
        <w:t xml:space="preserve">Users can find </w:t>
      </w:r>
      <w:del w:id="32" w:author="Christine Julien" w:date="2014-11-15T21:34:00Z">
        <w:r w:rsidDel="003F17A8">
          <w:delText xml:space="preserve">out </w:delText>
        </w:r>
      </w:del>
      <w:r>
        <w:t>how many dirty items</w:t>
      </w:r>
      <w:ins w:id="33" w:author="Christine Julien" w:date="2014-11-15T21:34:00Z">
        <w:r w:rsidR="003F17A8">
          <w:t xml:space="preserve"> are</w:t>
        </w:r>
      </w:ins>
      <w:r>
        <w:t xml:space="preserve"> in their laundry bag and schedule </w:t>
      </w:r>
      <w:del w:id="34" w:author="Christine Julien" w:date="2014-11-15T21:34:00Z">
        <w:r w:rsidDel="003F17A8">
          <w:delText xml:space="preserve">for </w:delText>
        </w:r>
      </w:del>
      <w:r>
        <w:t>laundry.</w:t>
      </w:r>
    </w:p>
    <w:p w14:paraId="1699EA9D" w14:textId="77777777" w:rsidR="00B82E7A" w:rsidRDefault="00B82E7A" w:rsidP="00B82E7A">
      <w:pPr>
        <w:pStyle w:val="text"/>
        <w:numPr>
          <w:ilvl w:val="0"/>
          <w:numId w:val="11"/>
        </w:numPr>
      </w:pPr>
      <w:r>
        <w:t>Users can go through their worn history and look for what garments they have worn on any particular date in the past.</w:t>
      </w:r>
    </w:p>
    <w:p w14:paraId="29CA4F65" w14:textId="77777777"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14:paraId="51549EAC" w14:textId="77777777" w:rsidR="00B82E7A" w:rsidRDefault="00B82E7A" w:rsidP="00B82E7A">
      <w:pPr>
        <w:pStyle w:val="Heading3"/>
      </w:pPr>
      <w:bookmarkStart w:id="35" w:name="_Toc354617417"/>
      <w:bookmarkStart w:id="36" w:name="_Toc403411386"/>
      <w:r>
        <w:t>2.3</w:t>
      </w:r>
      <w:r>
        <w:tab/>
        <w:t>Use Cases</w:t>
      </w:r>
      <w:bookmarkEnd w:id="35"/>
      <w:bookmarkEnd w:id="36"/>
    </w:p>
    <w:p w14:paraId="3658032D" w14:textId="77777777" w:rsidR="00B82E7A" w:rsidRPr="00C8527B" w:rsidRDefault="00B82E7A" w:rsidP="00B82E7A">
      <w:pPr>
        <w:pStyle w:val="text"/>
      </w:pPr>
      <w:r>
        <w:t>[</w:t>
      </w:r>
      <w:proofErr w:type="spellStart"/>
      <w:r>
        <w:t>Amb</w:t>
      </w:r>
      <w:proofErr w:type="spellEnd"/>
      <w:r>
        <w:t>] has illustrated an effective methodology to model and document the structures and behavior of software projects. The use cases presented in this section followed this Agile modeling approach to depict the interaction between</w:t>
      </w:r>
      <w:ins w:id="37" w:author="Christine Julien" w:date="2014-11-15T21:35:00Z">
        <w:r w:rsidR="003F17A8">
          <w:t xml:space="preserve"> the</w:t>
        </w:r>
      </w:ins>
      <w:r>
        <w:t xml:space="preserve">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w:t>
      </w:r>
      <w:ins w:id="38" w:author="Christine Julien" w:date="2014-11-15T21:35:00Z">
        <w:r w:rsidR="003F17A8">
          <w:t xml:space="preserve"> –</w:t>
        </w:r>
      </w:ins>
      <w:del w:id="39" w:author="Christine Julien" w:date="2014-11-15T21:35:00Z">
        <w:r w:rsidDel="003F17A8">
          <w:delText>,</w:delText>
        </w:r>
      </w:del>
      <w:r>
        <w:t xml:space="preserve"> a</w:t>
      </w:r>
      <w:ins w:id="40" w:author="Christine Julien" w:date="2014-11-15T21:35:00Z">
        <w:r w:rsidR="003F17A8">
          <w:t xml:space="preserve"> </w:t>
        </w:r>
      </w:ins>
      <w:del w:id="41" w:author="Christine Julien" w:date="2014-11-15T21:35:00Z">
        <w:r w:rsidDel="003F17A8">
          <w:delText xml:space="preserve"> </w:delText>
        </w:r>
      </w:del>
      <w:r>
        <w:t xml:space="preserve">precondition that must be satisfied before starting this case, a purpose (or result) of this use </w:t>
      </w:r>
      <w:proofErr w:type="gramStart"/>
      <w:r>
        <w:t>case which</w:t>
      </w:r>
      <w:proofErr w:type="gramEnd"/>
      <w:r>
        <w:t xml:space="preserve"> describes the achievement after following the procedure, and the steps to achieve this result. </w:t>
      </w:r>
    </w:p>
    <w:p w14:paraId="697EB541" w14:textId="77777777" w:rsidR="00B82E7A" w:rsidRDefault="00B82E7A" w:rsidP="00B82E7A">
      <w:pPr>
        <w:pStyle w:val="Heading4"/>
      </w:pPr>
      <w:bookmarkStart w:id="42" w:name="_Toc354617418"/>
      <w:r>
        <w:t>2.3.1</w:t>
      </w:r>
      <w:r>
        <w:tab/>
      </w:r>
      <w:bookmarkEnd w:id="42"/>
      <w:r>
        <w:t>Register</w:t>
      </w:r>
    </w:p>
    <w:p w14:paraId="3CFC6BA2" w14:textId="77777777" w:rsidR="00B82E7A" w:rsidRDefault="00B82E7A" w:rsidP="00B82E7A">
      <w:pPr>
        <w:pStyle w:val="text"/>
        <w:ind w:firstLine="0"/>
      </w:pPr>
      <w:r>
        <w:object w:dxaOrig="9094" w:dyaOrig="9094" w14:anchorId="4941B8FE">
          <v:shape id="_x0000_i1026" type="#_x0000_t75" style="width:6in;height:6in" o:ole="">
            <v:imagedata r:id="rId17" o:title=""/>
          </v:shape>
          <o:OLEObject Type="Embed" ProgID="Visio.Drawing.11" ShapeID="_x0000_i1026" DrawAspect="Content" ObjectID="_1351518308" r:id="rId18"/>
        </w:object>
      </w:r>
    </w:p>
    <w:p w14:paraId="3ABA0AB5" w14:textId="77777777" w:rsidR="00B82E7A" w:rsidRPr="009208B9" w:rsidRDefault="00B82E7A" w:rsidP="00B82E7A">
      <w:pPr>
        <w:pStyle w:val="Heading8"/>
      </w:pPr>
      <w:bookmarkStart w:id="43" w:name="_Toc355221551"/>
      <w:bookmarkStart w:id="44" w:name="_Toc403080393"/>
      <w:r w:rsidRPr="009208B9">
        <w:t xml:space="preserve">Figure </w:t>
      </w:r>
      <w:r>
        <w:t>2.1</w:t>
      </w:r>
      <w:r w:rsidRPr="009208B9">
        <w:t>:</w:t>
      </w:r>
      <w:r w:rsidRPr="009208B9">
        <w:tab/>
      </w:r>
      <w:r>
        <w:t>Register</w:t>
      </w:r>
      <w:r w:rsidRPr="009208B9">
        <w:t xml:space="preserve"> diagram</w:t>
      </w:r>
      <w:bookmarkEnd w:id="43"/>
      <w:bookmarkEnd w:id="44"/>
    </w:p>
    <w:p w14:paraId="0E3987F7" w14:textId="77777777"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14:paraId="5021C9C6" w14:textId="77777777" w:rsidR="00B82E7A" w:rsidRDefault="00B82E7A" w:rsidP="00B82E7A">
      <w:pPr>
        <w:pStyle w:val="text"/>
      </w:pPr>
      <w:r w:rsidRPr="00165E42">
        <w:rPr>
          <w:b/>
        </w:rPr>
        <w:t>The purpose</w:t>
      </w:r>
      <w:r>
        <w:t>: show how the user can register an account to use the app for the very first time and how to populate all the required fields.</w:t>
      </w:r>
    </w:p>
    <w:p w14:paraId="3B468FDD" w14:textId="77777777"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w:t>
      </w:r>
      <w:ins w:id="45" w:author="Christine Julien" w:date="2014-11-15T21:38:00Z">
        <w:r w:rsidR="003F17A8">
          <w:t>’</w:t>
        </w:r>
      </w:ins>
      <w:r>
        <w:t>s</w:t>
      </w:r>
      <w:del w:id="46" w:author="Christine Julien" w:date="2014-11-15T21:38:00Z">
        <w:r w:rsidDel="003F17A8">
          <w:delText>’</w:delText>
        </w:r>
      </w:del>
      <w:r>
        <w:t xml:space="preserve"> information is also persisted to the database so that</w:t>
      </w:r>
      <w:ins w:id="47" w:author="Christine Julien" w:date="2014-11-15T21:38:00Z">
        <w:r w:rsidR="003F17A8">
          <w:t xml:space="preserve"> the</w:t>
        </w:r>
      </w:ins>
      <w:r>
        <w:t xml:space="preserve"> user</w:t>
      </w:r>
      <w:del w:id="48" w:author="Christine Julien" w:date="2014-11-15T21:38:00Z">
        <w:r w:rsidDel="003F17A8">
          <w:delText>s</w:delText>
        </w:r>
      </w:del>
      <w:r>
        <w:t xml:space="preserve"> can login the next time without repeating the registration step.</w:t>
      </w:r>
    </w:p>
    <w:p w14:paraId="1D09F072" w14:textId="77777777" w:rsidR="00B82E7A" w:rsidRDefault="00B82E7A" w:rsidP="00B82E7A">
      <w:pPr>
        <w:pStyle w:val="Heading4"/>
      </w:pPr>
      <w:bookmarkStart w:id="49" w:name="_Toc354617419"/>
      <w:r>
        <w:t>2.3.2</w:t>
      </w:r>
      <w:r>
        <w:tab/>
      </w:r>
      <w:bookmarkEnd w:id="49"/>
      <w:r>
        <w:t>Login</w:t>
      </w:r>
    </w:p>
    <w:p w14:paraId="215A131E" w14:textId="77777777" w:rsidR="00D64C80" w:rsidRDefault="00D64C80" w:rsidP="00D64C80">
      <w:pPr>
        <w:pStyle w:val="text"/>
      </w:pPr>
      <w:r w:rsidRPr="00165E42">
        <w:rPr>
          <w:b/>
        </w:rPr>
        <w:t>The precondition</w:t>
      </w:r>
      <w:r>
        <w:t>: user</w:t>
      </w:r>
      <w:del w:id="50" w:author="Christine Julien" w:date="2014-11-15T21:39:00Z">
        <w:r w:rsidDel="00DB1C70">
          <w:delText>s</w:delText>
        </w:r>
      </w:del>
      <w:r>
        <w:t xml:space="preserve"> ha</w:t>
      </w:r>
      <w:ins w:id="51" w:author="Christine Julien" w:date="2014-11-15T21:39:00Z">
        <w:r w:rsidR="00DB1C70">
          <w:t>s</w:t>
        </w:r>
      </w:ins>
      <w:del w:id="52" w:author="Christine Julien" w:date="2014-11-15T21:39:00Z">
        <w:r w:rsidDel="00DB1C70">
          <w:delText>ve</w:delText>
        </w:r>
      </w:del>
      <w:r>
        <w:t xml:space="preserve"> already registered.</w:t>
      </w:r>
    </w:p>
    <w:p w14:paraId="179C273D" w14:textId="77777777" w:rsidR="00D64C80" w:rsidRDefault="00D64C80" w:rsidP="00D64C80">
      <w:pPr>
        <w:pStyle w:val="text"/>
      </w:pPr>
      <w:r w:rsidRPr="00165E42">
        <w:rPr>
          <w:b/>
        </w:rPr>
        <w:t>The purpose</w:t>
      </w:r>
      <w:r>
        <w:t>: user</w:t>
      </w:r>
      <w:del w:id="53" w:author="Christine Julien" w:date="2014-11-15T21:39:00Z">
        <w:r w:rsidDel="00DB1C70">
          <w:delText>s</w:delText>
        </w:r>
      </w:del>
      <w:r>
        <w:t xml:space="preserve"> ha</w:t>
      </w:r>
      <w:ins w:id="54" w:author="Christine Julien" w:date="2014-11-15T21:39:00Z">
        <w:r w:rsidR="00DB1C70">
          <w:t>s</w:t>
        </w:r>
      </w:ins>
      <w:del w:id="55" w:author="Christine Julien" w:date="2014-11-15T21:39:00Z">
        <w:r w:rsidDel="00DB1C70">
          <w:delText>ve</w:delText>
        </w:r>
      </w:del>
      <w:r>
        <w:t xml:space="preserve"> to enter </w:t>
      </w:r>
      <w:del w:id="56" w:author="Christine Julien" w:date="2014-11-15T21:39:00Z">
        <w:r w:rsidDel="00DB1C70">
          <w:delText xml:space="preserve">their </w:delText>
        </w:r>
      </w:del>
      <w:ins w:id="57" w:author="Christine Julien" w:date="2014-11-15T21:39:00Z">
        <w:r w:rsidR="00DB1C70">
          <w:t xml:space="preserve">his or her </w:t>
        </w:r>
      </w:ins>
      <w:r>
        <w:t>credentials to login after registration step.</w:t>
      </w:r>
    </w:p>
    <w:p w14:paraId="5C9A119F" w14:textId="77777777" w:rsidR="00B82E7A" w:rsidRDefault="00D64C80" w:rsidP="00D64C80">
      <w:pPr>
        <w:pStyle w:val="text"/>
        <w:spacing w:after="240"/>
      </w:pPr>
      <w:r w:rsidRPr="00165E42">
        <w:rPr>
          <w:b/>
        </w:rPr>
        <w:t>The steps</w:t>
      </w:r>
      <w:r>
        <w:t xml:space="preserve">: </w:t>
      </w:r>
      <w:r w:rsidR="00F5170B">
        <w:t xml:space="preserve">shown in Figure 2.2. </w:t>
      </w:r>
      <w:del w:id="58" w:author="Christine Julien" w:date="2014-11-15T21:39:00Z">
        <w:r w:rsidR="00F5170B" w:rsidDel="00DB1C70">
          <w:delText>U</w:delText>
        </w:r>
        <w:r w:rsidDel="00DB1C70">
          <w:delText xml:space="preserve">sers </w:delText>
        </w:r>
      </w:del>
      <w:ins w:id="59" w:author="Christine Julien" w:date="2014-11-15T21:39:00Z">
        <w:r w:rsidR="00DB1C70">
          <w:t xml:space="preserve">The </w:t>
        </w:r>
        <w:proofErr w:type="gramStart"/>
        <w:r w:rsidR="00DB1C70">
          <w:t xml:space="preserve">user </w:t>
        </w:r>
      </w:ins>
      <w:r>
        <w:t>launch</w:t>
      </w:r>
      <w:ins w:id="60" w:author="Christine Julien" w:date="2014-11-15T21:39:00Z">
        <w:r w:rsidR="00DB1C70">
          <w:t>es</w:t>
        </w:r>
      </w:ins>
      <w:r>
        <w:t xml:space="preserve"> the app and enter</w:t>
      </w:r>
      <w:proofErr w:type="gramEnd"/>
      <w:r>
        <w:t xml:space="preserve"> </w:t>
      </w:r>
      <w:del w:id="61" w:author="Christine Julien" w:date="2014-11-15T21:39:00Z">
        <w:r w:rsidDel="00DB1C70">
          <w:delText xml:space="preserve">their </w:delText>
        </w:r>
      </w:del>
      <w:ins w:id="62" w:author="Christine Julien" w:date="2014-11-15T21:39:00Z">
        <w:r w:rsidR="00DB1C70">
          <w:t xml:space="preserve">his or her </w:t>
        </w:r>
      </w:ins>
      <w:r>
        <w:t xml:space="preserve">username and password. The app will navigate to the main screen where </w:t>
      </w:r>
      <w:ins w:id="63" w:author="Christine Julien" w:date="2014-11-15T21:39:00Z">
        <w:r w:rsidR="00DB1C70">
          <w:t xml:space="preserve">the </w:t>
        </w:r>
      </w:ins>
      <w:r>
        <w:t>user</w:t>
      </w:r>
      <w:ins w:id="64" w:author="Christine Julien" w:date="2014-11-15T21:39:00Z">
        <w:r w:rsidR="00DB1C70">
          <w:t xml:space="preserve"> will</w:t>
        </w:r>
      </w:ins>
      <w:del w:id="65" w:author="Christine Julien" w:date="2014-11-15T21:39:00Z">
        <w:r w:rsidDel="00DB1C70">
          <w:delText>s</w:delText>
        </w:r>
      </w:del>
      <w:r>
        <w:t xml:space="preserve"> find helpful information such as the current location, date, weather, and </w:t>
      </w:r>
      <w:del w:id="66" w:author="Christine Julien" w:date="2014-11-15T21:39:00Z">
        <w:r w:rsidDel="00DB1C70">
          <w:delText xml:space="preserve">they </w:delText>
        </w:r>
      </w:del>
      <w:ins w:id="67" w:author="Christine Julien" w:date="2014-11-15T21:39:00Z">
        <w:r w:rsidR="00DB1C70">
          <w:t xml:space="preserve">the user </w:t>
        </w:r>
      </w:ins>
      <w:r>
        <w:t>can proceed to any of the four main screens: Outfit of the day, My Closet, My Laundry Bag, My Outfit History.</w:t>
      </w:r>
    </w:p>
    <w:p w14:paraId="1DA2DF06" w14:textId="77777777" w:rsidR="00B82E7A" w:rsidRDefault="00D64C80" w:rsidP="00B82E7A">
      <w:r>
        <w:object w:dxaOrig="9094" w:dyaOrig="7935" w14:anchorId="7962BB4A">
          <v:shape id="_x0000_i1027" type="#_x0000_t75" style="width:368.45pt;height:321.7pt" o:ole="">
            <v:imagedata r:id="rId19" o:title=""/>
          </v:shape>
          <o:OLEObject Type="Embed" ProgID="Visio.Drawing.11" ShapeID="_x0000_i1027" DrawAspect="Content" ObjectID="_1351518309" r:id="rId20"/>
        </w:object>
      </w:r>
    </w:p>
    <w:p w14:paraId="0C52AFFE" w14:textId="77777777" w:rsidR="00B82E7A" w:rsidRPr="00763762" w:rsidRDefault="00B82E7A" w:rsidP="00D64C80">
      <w:pPr>
        <w:pStyle w:val="Heading8"/>
      </w:pPr>
      <w:bookmarkStart w:id="68" w:name="_Toc355221552"/>
      <w:bookmarkStart w:id="69" w:name="_Toc403080394"/>
      <w:r>
        <w:t>Figure 2.2:</w:t>
      </w:r>
      <w:r>
        <w:tab/>
        <w:t>Login diagram</w:t>
      </w:r>
      <w:bookmarkEnd w:id="68"/>
      <w:bookmarkEnd w:id="69"/>
    </w:p>
    <w:p w14:paraId="5B364956" w14:textId="77777777" w:rsidR="00B82E7A" w:rsidRDefault="00B82E7A" w:rsidP="00B82E7A">
      <w:pPr>
        <w:pStyle w:val="Heading4"/>
      </w:pPr>
      <w:bookmarkStart w:id="70" w:name="_Toc354617420"/>
      <w:r>
        <w:t>2.3.3</w:t>
      </w:r>
      <w:r>
        <w:tab/>
        <w:t>A</w:t>
      </w:r>
      <w:bookmarkEnd w:id="70"/>
      <w:r>
        <w:t>dd new item</w:t>
      </w:r>
    </w:p>
    <w:p w14:paraId="4CA84C92" w14:textId="77777777" w:rsidR="00D64C80" w:rsidRDefault="00D64C80" w:rsidP="00D64C80">
      <w:pPr>
        <w:pStyle w:val="text"/>
      </w:pPr>
      <w:r w:rsidRPr="00165E42">
        <w:rPr>
          <w:b/>
        </w:rPr>
        <w:t>The precondition</w:t>
      </w:r>
      <w:r>
        <w:t>: user</w:t>
      </w:r>
      <w:del w:id="71" w:author="Christine Julien" w:date="2014-11-15T21:39:00Z">
        <w:r w:rsidDel="00DB1C70">
          <w:delText>s</w:delText>
        </w:r>
      </w:del>
      <w:r>
        <w:t xml:space="preserve"> </w:t>
      </w:r>
      <w:del w:id="72" w:author="Christine Julien" w:date="2014-11-15T21:39:00Z">
        <w:r w:rsidDel="00DB1C70">
          <w:delText xml:space="preserve">are </w:delText>
        </w:r>
      </w:del>
      <w:ins w:id="73" w:author="Christine Julien" w:date="2014-11-15T21:39:00Z">
        <w:r w:rsidR="00DB1C70">
          <w:t xml:space="preserve">is </w:t>
        </w:r>
      </w:ins>
      <w:r>
        <w:t>logged in.</w:t>
      </w:r>
    </w:p>
    <w:p w14:paraId="6F8E5F31" w14:textId="77777777" w:rsidR="00D64C80" w:rsidRDefault="00D64C80" w:rsidP="00D64C80">
      <w:pPr>
        <w:pStyle w:val="text"/>
      </w:pPr>
      <w:r w:rsidRPr="00165E42">
        <w:rPr>
          <w:b/>
        </w:rPr>
        <w:t>The purpose</w:t>
      </w:r>
      <w:r>
        <w:t>: user</w:t>
      </w:r>
      <w:del w:id="74" w:author="Christine Julien" w:date="2014-11-15T21:39:00Z">
        <w:r w:rsidDel="00DB1C70">
          <w:delText>s</w:delText>
        </w:r>
      </w:del>
      <w:r>
        <w:t xml:space="preserve"> ha</w:t>
      </w:r>
      <w:ins w:id="75" w:author="Christine Julien" w:date="2014-11-15T21:39:00Z">
        <w:r w:rsidR="00DB1C70">
          <w:t>s</w:t>
        </w:r>
      </w:ins>
      <w:del w:id="76" w:author="Christine Julien" w:date="2014-11-15T21:39:00Z">
        <w:r w:rsidDel="00DB1C70">
          <w:delText>ve</w:delText>
        </w:r>
      </w:del>
      <w:r>
        <w:t xml:space="preserve"> to populate </w:t>
      </w:r>
      <w:del w:id="77" w:author="Christine Julien" w:date="2014-11-15T21:40:00Z">
        <w:r w:rsidDel="00DB1C70">
          <w:delText xml:space="preserve">their </w:delText>
        </w:r>
      </w:del>
      <w:ins w:id="78" w:author="Christine Julien" w:date="2014-11-15T21:40:00Z">
        <w:r w:rsidR="00DB1C70">
          <w:t xml:space="preserve">his or her </w:t>
        </w:r>
      </w:ins>
      <w:r>
        <w:t>closet</w:t>
      </w:r>
      <w:del w:id="79" w:author="Christine Julien" w:date="2014-11-15T21:40:00Z">
        <w:r w:rsidDel="00DB1C70">
          <w:delText>s</w:delText>
        </w:r>
      </w:del>
      <w:r>
        <w:t xml:space="preserve"> with the pictures of </w:t>
      </w:r>
      <w:del w:id="80" w:author="Christine Julien" w:date="2014-11-15T21:40:00Z">
        <w:r w:rsidDel="00DB1C70">
          <w:delText xml:space="preserve">their </w:delText>
        </w:r>
      </w:del>
      <w:ins w:id="81" w:author="Christine Julien" w:date="2014-11-15T21:40:00Z">
        <w:r w:rsidR="00DB1C70">
          <w:t xml:space="preserve">his or her </w:t>
        </w:r>
      </w:ins>
      <w:r>
        <w:t>clothes taken by built-in camera.</w:t>
      </w:r>
    </w:p>
    <w:p w14:paraId="43E6D90E" w14:textId="77777777" w:rsidR="00D64C80" w:rsidRPr="00D64C80" w:rsidRDefault="00D64C80" w:rsidP="00D64C80">
      <w:pPr>
        <w:pStyle w:val="text"/>
      </w:pPr>
      <w:r w:rsidRPr="00165E42">
        <w:rPr>
          <w:b/>
        </w:rPr>
        <w:t>The steps</w:t>
      </w:r>
      <w:r>
        <w:t xml:space="preserve">: </w:t>
      </w:r>
      <w:r w:rsidR="00F5170B">
        <w:t xml:space="preserve">shown in Figure 2.3. </w:t>
      </w:r>
      <w:r>
        <w:t xml:space="preserve">From the main screen, </w:t>
      </w:r>
      <w:commentRangeStart w:id="82"/>
      <w:ins w:id="83" w:author="Christine Julien" w:date="2014-11-15T21:40:00Z">
        <w:r w:rsidR="00DB1C70">
          <w:t xml:space="preserve">the </w:t>
        </w:r>
      </w:ins>
      <w:r>
        <w:t>user</w:t>
      </w:r>
      <w:del w:id="84" w:author="Christine Julien" w:date="2014-11-15T21:40:00Z">
        <w:r w:rsidDel="00DB1C70">
          <w:delText>s</w:delText>
        </w:r>
      </w:del>
      <w:r>
        <w:t xml:space="preserve"> click</w:t>
      </w:r>
      <w:ins w:id="85" w:author="Christine Julien" w:date="2014-11-15T21:40:00Z">
        <w:r w:rsidR="00DB1C70">
          <w:t>s</w:t>
        </w:r>
      </w:ins>
      <w:r>
        <w:t xml:space="preserve"> </w:t>
      </w:r>
      <w:commentRangeEnd w:id="82"/>
      <w:r w:rsidR="00DB1C70">
        <w:rPr>
          <w:rStyle w:val="CommentReference"/>
        </w:rPr>
        <w:commentReference w:id="82"/>
      </w:r>
      <w:r>
        <w:t>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14:paraId="0A21CA7A" w14:textId="77777777" w:rsidR="00B82E7A" w:rsidRDefault="00D64C80" w:rsidP="00B82E7A">
      <w:pPr>
        <w:pStyle w:val="text"/>
        <w:ind w:firstLine="0"/>
      </w:pPr>
      <w:r>
        <w:object w:dxaOrig="9094" w:dyaOrig="15214" w14:anchorId="5BB80FF9">
          <v:shape id="_x0000_i1028" type="#_x0000_t75" style="width:352.35pt;height:514.7pt" o:ole="">
            <v:imagedata r:id="rId21" o:title=""/>
          </v:shape>
          <o:OLEObject Type="Embed" ProgID="Visio.Drawing.11" ShapeID="_x0000_i1028" DrawAspect="Content" ObjectID="_1351518310" r:id="rId22"/>
        </w:object>
      </w:r>
    </w:p>
    <w:p w14:paraId="4D615C5F" w14:textId="77777777" w:rsidR="00B82E7A" w:rsidRDefault="00B82E7A" w:rsidP="00B82E7A">
      <w:pPr>
        <w:pStyle w:val="Heading8"/>
      </w:pPr>
      <w:bookmarkStart w:id="86" w:name="_Toc355221553"/>
      <w:bookmarkStart w:id="87" w:name="_Toc403080395"/>
      <w:r>
        <w:t>Figure 2.3:</w:t>
      </w:r>
      <w:r>
        <w:tab/>
        <w:t>Add new item diagram</w:t>
      </w:r>
      <w:bookmarkEnd w:id="86"/>
      <w:bookmarkEnd w:id="87"/>
    </w:p>
    <w:p w14:paraId="2B218F3D" w14:textId="77777777" w:rsidR="00B82E7A" w:rsidRPr="00763762" w:rsidRDefault="00B82E7A" w:rsidP="00B82E7A">
      <w:pPr>
        <w:pStyle w:val="text"/>
      </w:pPr>
      <w:r>
        <w:t xml:space="preserve"> </w:t>
      </w:r>
    </w:p>
    <w:p w14:paraId="4180F220" w14:textId="77777777" w:rsidR="00B82E7A" w:rsidRDefault="00B82E7A" w:rsidP="00B82E7A">
      <w:pPr>
        <w:pStyle w:val="Heading4"/>
      </w:pPr>
      <w:bookmarkStart w:id="88" w:name="_Toc354617421"/>
      <w:r>
        <w:lastRenderedPageBreak/>
        <w:t>2.3.4</w:t>
      </w:r>
      <w:r>
        <w:tab/>
      </w:r>
      <w:bookmarkEnd w:id="88"/>
      <w:r>
        <w:t>View or edit an item</w:t>
      </w:r>
    </w:p>
    <w:p w14:paraId="0AD57CBC" w14:textId="77777777" w:rsidR="00BE5399" w:rsidRDefault="00BE5399" w:rsidP="00BE5399">
      <w:pPr>
        <w:pStyle w:val="text"/>
        <w:ind w:firstLine="0"/>
      </w:pPr>
      <w:r>
        <w:object w:dxaOrig="9094" w:dyaOrig="7654" w14:anchorId="3F49BAAB">
          <v:shape id="_x0000_i1029" type="#_x0000_t75" style="width:6in;height:363.85pt" o:ole="">
            <v:imagedata r:id="rId23" o:title=""/>
          </v:shape>
          <o:OLEObject Type="Embed" ProgID="Visio.Drawing.11" ShapeID="_x0000_i1029" DrawAspect="Content" ObjectID="_1351518311" r:id="rId24"/>
        </w:object>
      </w:r>
    </w:p>
    <w:p w14:paraId="3B1EFA3C" w14:textId="77777777" w:rsidR="00BE5399" w:rsidRDefault="00BE5399" w:rsidP="00BE5399">
      <w:pPr>
        <w:pStyle w:val="Heading8"/>
      </w:pPr>
      <w:bookmarkStart w:id="89" w:name="_Toc403080396"/>
      <w:r>
        <w:t>Figure 2.4:</w:t>
      </w:r>
      <w:r>
        <w:tab/>
        <w:t>View or edit item diagram</w:t>
      </w:r>
      <w:bookmarkEnd w:id="89"/>
    </w:p>
    <w:p w14:paraId="2E72A3A5" w14:textId="77777777" w:rsidR="00B82E7A" w:rsidRDefault="00B82E7A" w:rsidP="00B82E7A">
      <w:pPr>
        <w:pStyle w:val="text"/>
      </w:pPr>
      <w:r w:rsidRPr="00165E42">
        <w:rPr>
          <w:b/>
        </w:rPr>
        <w:t>The precondition</w:t>
      </w:r>
      <w:r>
        <w:t>: the item has been added to the closet.</w:t>
      </w:r>
    </w:p>
    <w:p w14:paraId="7EFCAE3B" w14:textId="77777777" w:rsidR="00B82E7A" w:rsidRDefault="00B82E7A" w:rsidP="00B82E7A">
      <w:pPr>
        <w:pStyle w:val="text"/>
      </w:pPr>
      <w:r w:rsidRPr="00165E42">
        <w:rPr>
          <w:b/>
        </w:rPr>
        <w:t>The purpose</w:t>
      </w:r>
      <w:r>
        <w:t>: users can view the detail of an item and update the information if needed.</w:t>
      </w:r>
    </w:p>
    <w:p w14:paraId="3EB4FD9A" w14:textId="77777777"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14:paraId="4071D3A3" w14:textId="77777777" w:rsidR="00F828BF" w:rsidRDefault="00F828BF" w:rsidP="00F828BF">
      <w:pPr>
        <w:pStyle w:val="Heading4"/>
      </w:pPr>
      <w:r>
        <w:lastRenderedPageBreak/>
        <w:t>2.3.5</w:t>
      </w:r>
      <w:r>
        <w:tab/>
        <w:t>Pick an outfit</w:t>
      </w:r>
    </w:p>
    <w:p w14:paraId="69D0F41F" w14:textId="77777777" w:rsidR="00F828BF" w:rsidRDefault="00F828BF" w:rsidP="00F828BF">
      <w:pPr>
        <w:pStyle w:val="text"/>
        <w:ind w:firstLine="0"/>
      </w:pPr>
      <w:r>
        <w:object w:dxaOrig="9094" w:dyaOrig="10916" w14:anchorId="0A8B0B97">
          <v:shape id="_x0000_i1030" type="#_x0000_t75" style="width:6in;height:518.55pt" o:ole="">
            <v:imagedata r:id="rId25" o:title=""/>
          </v:shape>
          <o:OLEObject Type="Embed" ProgID="Visio.Drawing.11" ShapeID="_x0000_i1030" DrawAspect="Content" ObjectID="_1351518312" r:id="rId26"/>
        </w:object>
      </w:r>
    </w:p>
    <w:p w14:paraId="10323649" w14:textId="77777777" w:rsidR="00F828BF" w:rsidRPr="00F828BF" w:rsidRDefault="00F828BF" w:rsidP="00F828BF">
      <w:pPr>
        <w:pStyle w:val="Heading8"/>
      </w:pPr>
      <w:bookmarkStart w:id="90" w:name="_Toc403080397"/>
      <w:r w:rsidRPr="009208B9">
        <w:t xml:space="preserve">Figure </w:t>
      </w:r>
      <w:r>
        <w:t>2.5</w:t>
      </w:r>
      <w:r w:rsidRPr="009208B9">
        <w:t>:</w:t>
      </w:r>
      <w:r w:rsidRPr="009208B9">
        <w:tab/>
      </w:r>
      <w:r>
        <w:t>Pick an outfit diagram</w:t>
      </w:r>
      <w:bookmarkEnd w:id="90"/>
    </w:p>
    <w:p w14:paraId="71594D02" w14:textId="77777777" w:rsidR="00B82E7A" w:rsidRDefault="00B82E7A" w:rsidP="00B82E7A">
      <w:pPr>
        <w:pStyle w:val="text"/>
      </w:pPr>
      <w:r w:rsidRPr="007C50BC">
        <w:rPr>
          <w:b/>
        </w:rPr>
        <w:lastRenderedPageBreak/>
        <w:t>The precondition</w:t>
      </w:r>
      <w:r>
        <w:t>: “My Closet” has been populated with some items in both Top and Bottom.</w:t>
      </w:r>
    </w:p>
    <w:p w14:paraId="09EC324D" w14:textId="77777777" w:rsidR="00B82E7A" w:rsidRDefault="00B82E7A" w:rsidP="00B82E7A">
      <w:pPr>
        <w:pStyle w:val="text"/>
      </w:pPr>
      <w:r w:rsidRPr="007C50BC">
        <w:rPr>
          <w:b/>
        </w:rPr>
        <w:t>The purpose</w:t>
      </w:r>
      <w:r>
        <w:t>: the app suggests a list of outfits that best fit the user based on the weather and the chosen occasion.</w:t>
      </w:r>
    </w:p>
    <w:p w14:paraId="45526F17" w14:textId="77777777"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14:paraId="067CAB43" w14:textId="77777777" w:rsidR="00B82E7A" w:rsidRDefault="00B82E7A" w:rsidP="00B82E7A">
      <w:pPr>
        <w:pStyle w:val="text"/>
      </w:pPr>
    </w:p>
    <w:p w14:paraId="77C2DE03" w14:textId="77777777" w:rsidR="00B82E7A" w:rsidRDefault="00B82E7A" w:rsidP="00B945FA">
      <w:pPr>
        <w:pStyle w:val="Heading4"/>
      </w:pPr>
      <w:r>
        <w:t>2.3.6</w:t>
      </w:r>
      <w:r>
        <w:tab/>
        <w:t>View outfit history</w:t>
      </w:r>
    </w:p>
    <w:p w14:paraId="09CC0D88" w14:textId="77777777" w:rsidR="00B945FA" w:rsidRDefault="00B945FA" w:rsidP="00B945FA">
      <w:pPr>
        <w:pStyle w:val="text"/>
      </w:pPr>
      <w:r w:rsidRPr="007A720B">
        <w:rPr>
          <w:b/>
        </w:rPr>
        <w:t>The precondition</w:t>
      </w:r>
      <w:r>
        <w:t>: users have already chosen to wear some outfits.</w:t>
      </w:r>
    </w:p>
    <w:p w14:paraId="742FD85E" w14:textId="77777777" w:rsidR="00B945FA" w:rsidRDefault="00B945FA" w:rsidP="00B945FA">
      <w:pPr>
        <w:pStyle w:val="text"/>
      </w:pPr>
      <w:r w:rsidRPr="007A720B">
        <w:rPr>
          <w:b/>
        </w:rPr>
        <w:t>The purpose</w:t>
      </w:r>
      <w:r>
        <w:t>: the app displays the outfits that users have already worn on any particular day.</w:t>
      </w:r>
    </w:p>
    <w:p w14:paraId="6A8C96AA" w14:textId="77777777"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w:t>
      </w:r>
      <w:ins w:id="91" w:author="Christine Julien" w:date="2014-11-15T21:43:00Z">
        <w:r w:rsidR="00DB1C70">
          <w:t>ed</w:t>
        </w:r>
      </w:ins>
      <w:r>
        <w:t xml:space="preserve"> picture of the outfit.</w:t>
      </w:r>
    </w:p>
    <w:p w14:paraId="2E7CF62A" w14:textId="77777777" w:rsidR="00B82E7A" w:rsidRDefault="00EE33BC" w:rsidP="00B82E7A">
      <w:pPr>
        <w:pStyle w:val="text"/>
      </w:pPr>
      <w:r>
        <w:object w:dxaOrig="9094" w:dyaOrig="7294" w14:anchorId="13484EB0">
          <v:shape id="_x0000_i1031" type="#_x0000_t75" style="width:6in;height:346.2pt" o:ole="">
            <v:imagedata r:id="rId27" o:title=""/>
          </v:shape>
          <o:OLEObject Type="Embed" ProgID="Visio.Drawing.11" ShapeID="_x0000_i1031" DrawAspect="Content" ObjectID="_1351518313" r:id="rId28"/>
        </w:object>
      </w:r>
    </w:p>
    <w:p w14:paraId="0AFC6D25" w14:textId="77777777" w:rsidR="00B82E7A" w:rsidRDefault="00B82E7A" w:rsidP="00B945FA">
      <w:pPr>
        <w:pStyle w:val="Heading8"/>
      </w:pPr>
      <w:bookmarkStart w:id="92" w:name="_Toc403080398"/>
      <w:r>
        <w:t>Figure 2.6:</w:t>
      </w:r>
      <w:r>
        <w:tab/>
        <w:t>View outfit history diagram</w:t>
      </w:r>
      <w:bookmarkEnd w:id="92"/>
    </w:p>
    <w:p w14:paraId="10F3EDA6" w14:textId="77777777" w:rsidR="00B82E7A" w:rsidRDefault="00B82E7A" w:rsidP="00B82E7A">
      <w:pPr>
        <w:pStyle w:val="Heading4"/>
      </w:pPr>
      <w:r>
        <w:t>2.3.7</w:t>
      </w:r>
      <w:r>
        <w:tab/>
        <w:t>Laundry bag</w:t>
      </w:r>
    </w:p>
    <w:p w14:paraId="78F0BE89" w14:textId="77777777" w:rsidR="00B945FA" w:rsidRDefault="00B945FA" w:rsidP="00B945FA">
      <w:pPr>
        <w:pStyle w:val="text"/>
      </w:pPr>
      <w:r w:rsidRPr="007A720B">
        <w:rPr>
          <w:b/>
        </w:rPr>
        <w:t>The precondition</w:t>
      </w:r>
      <w:r>
        <w:t>: users have already chosen to wear some outfits.</w:t>
      </w:r>
    </w:p>
    <w:p w14:paraId="46CA87AE" w14:textId="77777777" w:rsidR="00B945FA" w:rsidRDefault="00B945FA" w:rsidP="00B945FA">
      <w:pPr>
        <w:pStyle w:val="text"/>
      </w:pPr>
      <w:r w:rsidRPr="007A720B">
        <w:rPr>
          <w:b/>
        </w:rPr>
        <w:t>The purpose</w:t>
      </w:r>
      <w:r>
        <w:t>: the app displays the dirty items so that the users can schedule to wash them.</w:t>
      </w:r>
    </w:p>
    <w:p w14:paraId="62C3E611" w14:textId="77777777"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14:paraId="105DFB70" w14:textId="77777777" w:rsidR="000B79B4" w:rsidRDefault="00340B05" w:rsidP="000B79B4">
      <w:pPr>
        <w:pStyle w:val="text"/>
      </w:pPr>
      <w:r>
        <w:object w:dxaOrig="9094" w:dyaOrig="4875" w14:anchorId="57FF7D91">
          <v:shape id="_x0000_i1032" type="#_x0000_t75" style="width:6in;height:231.3pt" o:ole="">
            <v:imagedata r:id="rId29" o:title=""/>
          </v:shape>
          <o:OLEObject Type="Embed" ProgID="Visio.Drawing.11" ShapeID="_x0000_i1032" DrawAspect="Content" ObjectID="_1351518314" r:id="rId30"/>
        </w:object>
      </w:r>
    </w:p>
    <w:p w14:paraId="0083A253" w14:textId="77777777" w:rsidR="000B79B4" w:rsidRDefault="000B79B4" w:rsidP="000B79B4">
      <w:pPr>
        <w:pStyle w:val="Heading8"/>
      </w:pPr>
      <w:bookmarkStart w:id="93" w:name="_Toc403080399"/>
      <w:r>
        <w:t>Figure 2.7:</w:t>
      </w:r>
      <w:r>
        <w:tab/>
        <w:t>Laundry bag diagram</w:t>
      </w:r>
      <w:bookmarkEnd w:id="93"/>
    </w:p>
    <w:p w14:paraId="54F70B30" w14:textId="77777777" w:rsidR="00B82E7A" w:rsidRPr="0016319D" w:rsidRDefault="00B82E7A" w:rsidP="00B82E7A">
      <w:pPr>
        <w:pStyle w:val="text"/>
      </w:pPr>
    </w:p>
    <w:p w14:paraId="247523C1" w14:textId="77777777" w:rsidR="00B82E7A" w:rsidRDefault="00B82E7A" w:rsidP="00B82E7A">
      <w:pPr>
        <w:pStyle w:val="Heading3"/>
      </w:pPr>
      <w:bookmarkStart w:id="94" w:name="_Toc354617422"/>
      <w:bookmarkStart w:id="95" w:name="_Toc403411387"/>
      <w:r>
        <w:t>2.4</w:t>
      </w:r>
      <w:r>
        <w:tab/>
        <w:t>Mockups</w:t>
      </w:r>
      <w:bookmarkEnd w:id="94"/>
      <w:bookmarkEnd w:id="95"/>
      <w:r>
        <w:t xml:space="preserve"> </w:t>
      </w:r>
    </w:p>
    <w:p w14:paraId="3CE976F5" w14:textId="77777777" w:rsidR="00B82E7A" w:rsidRDefault="00B82E7A" w:rsidP="00B82E7A">
      <w:pPr>
        <w:pStyle w:val="text"/>
      </w:pPr>
      <w:proofErr w:type="spellStart"/>
      <w:r>
        <w:t>Balsamiq</w:t>
      </w:r>
      <w:proofErr w:type="spellEnd"/>
      <w:r>
        <w:t xml:space="preserve"> [Bal] was initially used to create mockups as it was user friendly and its online version was free for students. Figure 2.8 is</w:t>
      </w:r>
      <w:r w:rsidR="00B945FA">
        <w:t xml:space="preserve"> an example of original mockups.</w:t>
      </w:r>
    </w:p>
    <w:p w14:paraId="638578A8" w14:textId="77777777"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w:t>
      </w:r>
      <w:del w:id="96" w:author="Christine Julien" w:date="2014-11-15T21:44:00Z">
        <w:r w:rsidDel="00986BCE">
          <w:delText>s</w:delText>
        </w:r>
      </w:del>
      <w:r>
        <w:t xml:space="preserve">. </w:t>
      </w:r>
    </w:p>
    <w:p w14:paraId="1272B534" w14:textId="77777777" w:rsidR="00B945FA" w:rsidRDefault="00B945FA" w:rsidP="00B82E7A">
      <w:pPr>
        <w:pStyle w:val="text"/>
      </w:pPr>
    </w:p>
    <w:p w14:paraId="559E3C25" w14:textId="77777777" w:rsidR="00B82E7A" w:rsidRDefault="00B82E7A" w:rsidP="00B82E7A">
      <w:pPr>
        <w:pStyle w:val="text"/>
        <w:rPr>
          <w:noProof/>
          <w:lang w:eastAsia="zh-CN"/>
        </w:rPr>
      </w:pPr>
      <w:r>
        <w:rPr>
          <w:noProof/>
        </w:rPr>
        <w:drawing>
          <wp:inline distT="0" distB="0" distL="0" distR="0" wp14:anchorId="7F811663" wp14:editId="1644D7B1">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14:paraId="32763062" w14:textId="77777777" w:rsidR="00B82E7A" w:rsidRPr="00C84D78" w:rsidRDefault="00B82E7A" w:rsidP="00B82E7A">
      <w:pPr>
        <w:pStyle w:val="Heading8"/>
        <w:rPr>
          <w:lang w:val="fr-FR"/>
        </w:rPr>
      </w:pPr>
      <w:bookmarkStart w:id="97"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97"/>
    </w:p>
    <w:p w14:paraId="7B2AEA60" w14:textId="77777777"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14:paraId="386E6FB8" w14:textId="77777777" w:rsidR="00B82E7A" w:rsidRDefault="00B82E7A" w:rsidP="00B82E7A">
      <w:pPr>
        <w:pStyle w:val="Heading4"/>
        <w:spacing w:line="360" w:lineRule="auto"/>
      </w:pPr>
      <w:bookmarkStart w:id="98" w:name="_Toc354617423"/>
      <w:r>
        <w:lastRenderedPageBreak/>
        <w:t>2.4.1</w:t>
      </w:r>
      <w:r>
        <w:tab/>
      </w:r>
      <w:bookmarkEnd w:id="98"/>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14:paraId="3163BBAD" w14:textId="77777777" w:rsidTr="00032C97">
        <w:trPr>
          <w:jc w:val="center"/>
        </w:trPr>
        <w:tc>
          <w:tcPr>
            <w:tcW w:w="4788" w:type="dxa"/>
          </w:tcPr>
          <w:p w14:paraId="7FC0AFA5" w14:textId="77777777" w:rsidR="00B82E7A" w:rsidRPr="00FA0277" w:rsidRDefault="00B82E7A" w:rsidP="00032C97">
            <w:pPr>
              <w:jc w:val="center"/>
            </w:pPr>
            <w:r>
              <w:rPr>
                <w:noProof/>
              </w:rPr>
              <w:drawing>
                <wp:inline distT="0" distB="0" distL="0" distR="0" wp14:anchorId="6A13615D" wp14:editId="048B123E">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14:paraId="1E1F49ED" w14:textId="77777777" w:rsidR="00B82E7A" w:rsidRPr="00FA0277" w:rsidRDefault="00B82E7A" w:rsidP="00032C97">
            <w:pPr>
              <w:jc w:val="center"/>
            </w:pPr>
            <w:r>
              <w:rPr>
                <w:noProof/>
              </w:rPr>
              <w:drawing>
                <wp:inline distT="0" distB="0" distL="0" distR="0" wp14:anchorId="664785C0" wp14:editId="60E2FD8D">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14:paraId="5A23A6A0" w14:textId="77777777" w:rsidR="00B82E7A" w:rsidRPr="0060220C" w:rsidRDefault="00B82E7A" w:rsidP="00B82E7A">
      <w:pPr>
        <w:pStyle w:val="Heading8"/>
      </w:pPr>
      <w:bookmarkStart w:id="99" w:name="_Toc355221555"/>
      <w:bookmarkStart w:id="100" w:name="_Toc403080401"/>
      <w:r w:rsidRPr="0060220C">
        <w:t xml:space="preserve">Figure 2.9: </w:t>
      </w:r>
      <w:r w:rsidRPr="0060220C">
        <w:tab/>
        <w:t>User login and registration mockups.</w:t>
      </w:r>
      <w:bookmarkEnd w:id="99"/>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100"/>
    </w:p>
    <w:p w14:paraId="24BC2C9B" w14:textId="19551190" w:rsidR="00B82E7A" w:rsidRDefault="00B82E7A" w:rsidP="00B82E7A">
      <w:pPr>
        <w:pStyle w:val="text"/>
      </w:pPr>
      <w:r>
        <w:lastRenderedPageBreak/>
        <w:t xml:space="preserve">To begin with, the new user will register with the app </w:t>
      </w:r>
      <w:ins w:id="101" w:author="Christine Julien" w:date="2014-11-15T21:44:00Z">
        <w:r w:rsidR="00986BCE">
          <w:t xml:space="preserve">using </w:t>
        </w:r>
      </w:ins>
      <w:commentRangeStart w:id="102"/>
      <w:r>
        <w:t xml:space="preserve">their </w:t>
      </w:r>
      <w:commentRangeEnd w:id="102"/>
      <w:r w:rsidR="00986BCE">
        <w:rPr>
          <w:rStyle w:val="CommentReference"/>
        </w:rPr>
        <w:commentReference w:id="102"/>
      </w:r>
      <w:r>
        <w:t xml:space="preserve">username, password, </w:t>
      </w:r>
      <w:ins w:id="103" w:author="Christine Julien" w:date="2014-11-15T21:44:00Z">
        <w:r w:rsidR="00986BCE">
          <w:t xml:space="preserve">and </w:t>
        </w:r>
      </w:ins>
      <w:r>
        <w:t>default location</w:t>
      </w:r>
      <w:r w:rsidR="000D5736">
        <w:t xml:space="preserve"> as shown in Figure 2.9</w:t>
      </w:r>
      <w:r>
        <w:t xml:space="preserve">. After registration is done, the user can login and logout of the app. </w:t>
      </w:r>
    </w:p>
    <w:p w14:paraId="62080009" w14:textId="77777777" w:rsidR="00B82E7A" w:rsidRDefault="00B82E7A" w:rsidP="00B82E7A">
      <w:pPr>
        <w:pStyle w:val="Heading4"/>
      </w:pPr>
      <w:r>
        <w:t>2.4.2</w:t>
      </w:r>
      <w:r>
        <w:tab/>
        <w:t>Main Screen and Side Menu</w:t>
      </w:r>
    </w:p>
    <w:p w14:paraId="67F64F48" w14:textId="77777777" w:rsidR="00B82E7A" w:rsidRDefault="00B82E7A" w:rsidP="00B82E7A">
      <w:pPr>
        <w:pStyle w:val="text"/>
      </w:pPr>
      <w:r>
        <w:rPr>
          <w:noProof/>
        </w:rPr>
        <w:drawing>
          <wp:inline distT="0" distB="0" distL="0" distR="0" wp14:anchorId="7F25EC27" wp14:editId="6CE17D84">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rPr>
        <w:drawing>
          <wp:inline distT="0" distB="0" distL="0" distR="0" wp14:anchorId="219919C8" wp14:editId="097EC5A2">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14:paraId="6F4C5A37" w14:textId="77777777" w:rsidR="00B82E7A" w:rsidRDefault="00B82E7A" w:rsidP="00B82E7A">
      <w:pPr>
        <w:pStyle w:val="Heading8"/>
      </w:pPr>
      <w:bookmarkStart w:id="104" w:name="_Toc403080402"/>
      <w:r>
        <w:t xml:space="preserve">Figure 2.10: </w:t>
      </w:r>
      <w:r>
        <w:tab/>
        <w:t>Main Screen and Side Menu mockups.</w:t>
      </w:r>
      <w:bookmarkEnd w:id="104"/>
    </w:p>
    <w:p w14:paraId="5F2DE0BF" w14:textId="16D08F17" w:rsidR="00B82E7A" w:rsidRDefault="00B82E7A" w:rsidP="00B82E7A">
      <w:pPr>
        <w:pStyle w:val="text"/>
      </w:pPr>
      <w:r>
        <w:t xml:space="preserve">After registration for the first time or after login, users will </w:t>
      </w:r>
      <w:r w:rsidR="00EC2832">
        <w:t xml:space="preserve">come </w:t>
      </w:r>
      <w:r>
        <w:t xml:space="preserve">to the main screen in Figure </w:t>
      </w:r>
      <w:proofErr w:type="gramStart"/>
      <w:r>
        <w:t>2.10 which</w:t>
      </w:r>
      <w:proofErr w:type="gramEnd"/>
      <w:r>
        <w:t xml:space="preserve"> displays useful information about the current location, date, </w:t>
      </w:r>
      <w:ins w:id="105" w:author="Christine Julien" w:date="2014-11-15T21:45:00Z">
        <w:r w:rsidR="00986BCE">
          <w:t xml:space="preserve">and </w:t>
        </w:r>
      </w:ins>
      <w:r>
        <w:t xml:space="preserve">temperature. It also provides options to navigate to the main features of the app such as </w:t>
      </w:r>
      <w:del w:id="106" w:author="Christine Julien" w:date="2014-11-15T21:45:00Z">
        <w:r w:rsidDel="00986BCE">
          <w:delText xml:space="preserve">suggesting </w:delText>
        </w:r>
      </w:del>
      <w:r>
        <w:t xml:space="preserve">picking </w:t>
      </w:r>
      <w:ins w:id="107" w:author="Christine Julien" w:date="2014-11-15T21:45:00Z">
        <w:r w:rsidR="00986BCE">
          <w:t xml:space="preserve">the </w:t>
        </w:r>
      </w:ins>
      <w:r>
        <w:t>Outfit of the Day, organizing My Closet, managing Laundry bag, or viewing My Outfit History.</w:t>
      </w:r>
    </w:p>
    <w:p w14:paraId="7E13E775" w14:textId="77777777"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14:paraId="5CA37F2B" w14:textId="77777777" w:rsidR="00B82E7A" w:rsidRDefault="00B82E7A" w:rsidP="00B82E7A">
      <w:pPr>
        <w:pStyle w:val="Heading4"/>
      </w:pPr>
      <w:r>
        <w:t>2.4.3</w:t>
      </w:r>
      <w:r>
        <w:tab/>
        <w:t>My Closet and Add Item</w:t>
      </w:r>
    </w:p>
    <w:p w14:paraId="075284A5" w14:textId="77777777" w:rsidR="00B82E7A" w:rsidRDefault="00B82E7A" w:rsidP="00B82E7A">
      <w:pPr>
        <w:pStyle w:val="text"/>
      </w:pPr>
      <w:r>
        <w:rPr>
          <w:noProof/>
        </w:rPr>
        <w:drawing>
          <wp:inline distT="0" distB="0" distL="0" distR="0" wp14:anchorId="5F707F43" wp14:editId="79CF1C01">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rPr>
        <w:drawing>
          <wp:inline distT="0" distB="0" distL="0" distR="0" wp14:anchorId="19725D6F" wp14:editId="53772398">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14:paraId="03B75043" w14:textId="77777777" w:rsidR="00B82E7A" w:rsidRPr="00AD368C" w:rsidRDefault="00B82E7A" w:rsidP="00B82E7A">
      <w:pPr>
        <w:pStyle w:val="Heading8"/>
      </w:pPr>
      <w:bookmarkStart w:id="108" w:name="_Toc403080403"/>
      <w:r>
        <w:t xml:space="preserve">Figure 2.11: </w:t>
      </w:r>
      <w:r>
        <w:tab/>
        <w:t>My Closet and Add Item mockups.</w:t>
      </w:r>
      <w:bookmarkEnd w:id="108"/>
    </w:p>
    <w:p w14:paraId="2A8ED529" w14:textId="5DF06CB8"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phone</w:t>
      </w:r>
      <w:ins w:id="109" w:author="Christine Julien" w:date="2014-11-15T21:46:00Z">
        <w:r w:rsidR="00986BCE">
          <w:t>’s</w:t>
        </w:r>
      </w:ins>
      <w:r w:rsidR="00B90B55">
        <w:t xml:space="preserv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14:paraId="44944FEC" w14:textId="77777777"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14:paraId="08CAFC43" w14:textId="77777777" w:rsidR="00B82E7A" w:rsidRDefault="00B82E7A" w:rsidP="00B82E7A">
      <w:pPr>
        <w:pStyle w:val="Heading4"/>
      </w:pPr>
      <w:r>
        <w:lastRenderedPageBreak/>
        <w:t>2.4.4</w:t>
      </w:r>
      <w:r>
        <w:tab/>
        <w:t>Outfit of the Day and Laundry bag</w:t>
      </w:r>
    </w:p>
    <w:p w14:paraId="6E3C3C8D" w14:textId="77777777" w:rsidR="00B82E7A" w:rsidRDefault="00B82E7A" w:rsidP="00B82E7A">
      <w:pPr>
        <w:pStyle w:val="text"/>
      </w:pPr>
      <w:r>
        <w:rPr>
          <w:noProof/>
        </w:rPr>
        <w:drawing>
          <wp:inline distT="0" distB="0" distL="0" distR="0" wp14:anchorId="1C9D67DF" wp14:editId="5DA68DD5">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rPr>
        <w:drawing>
          <wp:inline distT="0" distB="0" distL="0" distR="0" wp14:anchorId="599C0A94" wp14:editId="524EC6A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14:paraId="17EBDF7E" w14:textId="77777777" w:rsidR="00B82E7A" w:rsidRPr="004115BA" w:rsidRDefault="00B82E7A" w:rsidP="00B82E7A">
      <w:pPr>
        <w:pStyle w:val="Heading8"/>
      </w:pPr>
      <w:bookmarkStart w:id="110" w:name="_Toc403080404"/>
      <w:r>
        <w:t xml:space="preserve">Figure 2.12: </w:t>
      </w:r>
      <w:r>
        <w:tab/>
        <w:t>Outfit of the Day and Laundry bag mockups.</w:t>
      </w:r>
      <w:bookmarkEnd w:id="110"/>
    </w:p>
    <w:p w14:paraId="4EE99866" w14:textId="4E6D7299"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w:t>
      </w:r>
      <w:commentRangeStart w:id="111"/>
      <w:commentRangeStart w:id="112"/>
      <w:r>
        <w:t>The selection algorithm ranks different outfits (combination of top, bottom, and may</w:t>
      </w:r>
      <w:del w:id="113" w:author="Christine Julien" w:date="2014-11-15T21:46:00Z">
        <w:r w:rsidDel="00986BCE">
          <w:delText xml:space="preserve"> </w:delText>
        </w:r>
      </w:del>
      <w:r>
        <w:t xml:space="preserve">be outer </w:t>
      </w:r>
      <w:proofErr w:type="spellStart"/>
      <w:ins w:id="114" w:author="Christine Julien" w:date="2014-11-15T21:46:00Z">
        <w:r w:rsidR="00986BCE">
          <w:t>laye</w:t>
        </w:r>
        <w:proofErr w:type="spellEnd"/>
        <w:r w:rsidR="00986BCE">
          <w:t xml:space="preserve"> </w:t>
        </w:r>
      </w:ins>
      <w:r>
        <w:t xml:space="preserve">if the weather is cold). </w:t>
      </w:r>
      <w:ins w:id="115" w:author="Christine Julien" w:date="2014-11-15T21:46:00Z">
        <w:r w:rsidR="00986BCE">
          <w:t>The u</w:t>
        </w:r>
      </w:ins>
      <w:del w:id="116" w:author="Christine Julien" w:date="2014-11-15T21:46:00Z">
        <w:r w:rsidDel="00986BCE">
          <w:delText>U</w:delText>
        </w:r>
      </w:del>
      <w:r>
        <w:t xml:space="preserve">ser can choose among different occasions including formal, semi-formal, casual, day-out, night-out and different outfits will be recommended. </w:t>
      </w:r>
      <w:commentRangeEnd w:id="111"/>
      <w:r w:rsidR="00986BCE">
        <w:rPr>
          <w:rStyle w:val="CommentReference"/>
        </w:rPr>
        <w:commentReference w:id="111"/>
      </w:r>
      <w:commentRangeEnd w:id="112"/>
      <w:r w:rsidR="00986BCE">
        <w:rPr>
          <w:rStyle w:val="CommentReference"/>
        </w:rPr>
        <w:commentReference w:id="112"/>
      </w:r>
      <w:r>
        <w:t xml:space="preserve">A mix and match option is also provided through the arrows next to top and bottom if user wants a different piece in the recommended outfit. User can move back and forth between suggested outfits by pressing double arrows at the bottom of the screen. </w:t>
      </w:r>
    </w:p>
    <w:p w14:paraId="728860A9" w14:textId="77777777" w:rsidR="00B82E7A" w:rsidRDefault="00B82E7A" w:rsidP="00B82E7A">
      <w:pPr>
        <w:pStyle w:val="text"/>
      </w:pPr>
      <w:r>
        <w:t xml:space="preserve">The user can decide to wear the outfit by clicking on the “Wear” button, </w:t>
      </w:r>
      <w:commentRangeStart w:id="117"/>
      <w:r>
        <w:t xml:space="preserve">and items will be processed to determine if it is dirty </w:t>
      </w:r>
      <w:commentRangeEnd w:id="117"/>
      <w:r w:rsidR="00986BCE">
        <w:rPr>
          <w:rStyle w:val="CommentReference"/>
        </w:rPr>
        <w:commentReference w:id="117"/>
      </w:r>
      <w:r>
        <w:t xml:space="preserve">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14:paraId="74F12AE7" w14:textId="77777777" w:rsidR="00B82E7A" w:rsidRDefault="00B82E7A" w:rsidP="00B82E7A">
      <w:pPr>
        <w:pStyle w:val="Heading4"/>
      </w:pPr>
      <w:r>
        <w:t>2.4.5</w:t>
      </w:r>
      <w:r>
        <w:tab/>
        <w:t>Outfit History and Outfit Preview</w:t>
      </w:r>
    </w:p>
    <w:p w14:paraId="6307D554" w14:textId="77777777" w:rsidR="00B82E7A" w:rsidRDefault="00B82E7A" w:rsidP="00B82E7A">
      <w:pPr>
        <w:pStyle w:val="text"/>
      </w:pPr>
      <w:r>
        <w:rPr>
          <w:noProof/>
        </w:rPr>
        <w:drawing>
          <wp:inline distT="0" distB="0" distL="0" distR="0" wp14:anchorId="3328BECE" wp14:editId="3D2CA427">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rPr>
        <w:drawing>
          <wp:inline distT="0" distB="0" distL="0" distR="0" wp14:anchorId="74A2324C" wp14:editId="0D708E6A">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14:paraId="3E8FE9A2" w14:textId="77777777" w:rsidR="00B82E7A" w:rsidRPr="004115BA" w:rsidRDefault="00B82E7A" w:rsidP="00B82E7A">
      <w:pPr>
        <w:pStyle w:val="Heading8"/>
      </w:pPr>
      <w:bookmarkStart w:id="118" w:name="_Toc403080405"/>
      <w:r>
        <w:t xml:space="preserve">Figure 2.13: </w:t>
      </w:r>
      <w:r>
        <w:tab/>
        <w:t>Outfit History and Outfit Preview mockups.</w:t>
      </w:r>
      <w:bookmarkEnd w:id="118"/>
    </w:p>
    <w:p w14:paraId="3202B7D4" w14:textId="77777777"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14:paraId="2D5320E6" w14:textId="0E03E70E" w:rsidR="00B82E7A" w:rsidRDefault="00B82E7A" w:rsidP="00B82E7A">
      <w:pPr>
        <w:pStyle w:val="text"/>
      </w:pPr>
      <w:r>
        <w:t xml:space="preserve">Once the user is in the Outfit History screen, </w:t>
      </w:r>
      <w:ins w:id="119" w:author="Christine Julien" w:date="2014-11-15T21:48:00Z">
        <w:r w:rsidR="00986BCE">
          <w:t xml:space="preserve">the </w:t>
        </w:r>
      </w:ins>
      <w:r>
        <w:t>outfit worn today is shown first and if there is more than one outfit, they will be displayed in chron</w:t>
      </w:r>
      <w:r w:rsidR="00945630">
        <w:t>ological</w:t>
      </w:r>
      <w:r>
        <w:t xml:space="preserve"> order. </w:t>
      </w:r>
      <w:ins w:id="120" w:author="Christine Julien" w:date="2014-11-15T21:48:00Z">
        <w:r w:rsidR="00986BCE">
          <w:t>The u</w:t>
        </w:r>
      </w:ins>
      <w:del w:id="121" w:author="Christine Julien" w:date="2014-11-15T21:48:00Z">
        <w:r w:rsidDel="00986BCE">
          <w:delText>U</w:delText>
        </w:r>
      </w:del>
      <w:r>
        <w:t>ser can find what he/she has worn on any particular day in the past by moving to the tab for that day, clicking on an outfit entry in the list, and the outfit will be displayed in the Outfit Preview screen as in Figure 2.13.</w:t>
      </w:r>
      <w:r>
        <w:br w:type="page"/>
      </w:r>
    </w:p>
    <w:p w14:paraId="6921EC12" w14:textId="77777777" w:rsidR="00B82E7A" w:rsidRDefault="00B82E7A" w:rsidP="00B82E7A">
      <w:pPr>
        <w:pStyle w:val="Heading2"/>
      </w:pPr>
      <w:bookmarkStart w:id="122" w:name="_Toc354617425"/>
      <w:bookmarkStart w:id="123" w:name="_Toc403411388"/>
      <w:r>
        <w:lastRenderedPageBreak/>
        <w:t xml:space="preserve">Chapter </w:t>
      </w:r>
      <w:proofErr w:type="gramStart"/>
      <w:r>
        <w:t>3  Implementation</w:t>
      </w:r>
      <w:bookmarkEnd w:id="122"/>
      <w:bookmarkEnd w:id="123"/>
      <w:proofErr w:type="gramEnd"/>
    </w:p>
    <w:p w14:paraId="556A6A8B" w14:textId="77777777" w:rsidR="00B82E7A" w:rsidRDefault="00B82E7A" w:rsidP="00B82E7A">
      <w:pPr>
        <w:pStyle w:val="Heading3"/>
      </w:pPr>
      <w:bookmarkStart w:id="124" w:name="_Toc354617426"/>
      <w:bookmarkStart w:id="125" w:name="_Toc403411389"/>
      <w:r>
        <w:t>3.1</w:t>
      </w:r>
      <w:r>
        <w:tab/>
        <w:t>Technology stack</w:t>
      </w:r>
      <w:bookmarkEnd w:id="124"/>
      <w:bookmarkEnd w:id="125"/>
    </w:p>
    <w:p w14:paraId="6E8647EF" w14:textId="77777777"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14:paraId="30829C2D" w14:textId="77777777" w:rsidR="00CD4696" w:rsidRDefault="00CD4696" w:rsidP="00B641D1">
      <w:pPr>
        <w:pStyle w:val="text"/>
        <w:numPr>
          <w:ilvl w:val="0"/>
          <w:numId w:val="22"/>
        </w:numPr>
      </w:pPr>
      <w:r>
        <w:t>Activity – the presentation layer.</w:t>
      </w:r>
    </w:p>
    <w:p w14:paraId="1DAE4A09" w14:textId="77777777" w:rsidR="00CD4696" w:rsidRDefault="00CD4696" w:rsidP="00B641D1">
      <w:pPr>
        <w:pStyle w:val="text"/>
        <w:numPr>
          <w:ilvl w:val="0"/>
          <w:numId w:val="22"/>
        </w:numPr>
      </w:pPr>
      <w:r>
        <w:t>Service – the processing layer</w:t>
      </w:r>
    </w:p>
    <w:p w14:paraId="425AED06" w14:textId="77777777" w:rsidR="00CD4696" w:rsidRDefault="00CD4696" w:rsidP="00B641D1">
      <w:pPr>
        <w:pStyle w:val="text"/>
        <w:numPr>
          <w:ilvl w:val="0"/>
          <w:numId w:val="22"/>
        </w:numPr>
      </w:pPr>
      <w:r>
        <w:t>Broadcast Receivers – the communication layer</w:t>
      </w:r>
    </w:p>
    <w:p w14:paraId="3543CA09" w14:textId="77777777" w:rsidR="007F5A2A" w:rsidRDefault="007F5A2A" w:rsidP="00B641D1">
      <w:pPr>
        <w:pStyle w:val="text"/>
        <w:numPr>
          <w:ilvl w:val="0"/>
          <w:numId w:val="22"/>
        </w:numPr>
      </w:pPr>
      <w:r>
        <w:t>Content Providers – the data storage layer</w:t>
      </w:r>
    </w:p>
    <w:p w14:paraId="04AA805B" w14:textId="77777777" w:rsidR="00B82E7A" w:rsidRDefault="00B82E7A" w:rsidP="00B82E7A">
      <w:pPr>
        <w:pStyle w:val="text"/>
      </w:pPr>
      <w:r>
        <w:t xml:space="preserve">Table 3.1 below shows a summary of my development environment. </w:t>
      </w:r>
    </w:p>
    <w:p w14:paraId="1C0AE8AB" w14:textId="77777777"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14:paraId="370D4559" w14:textId="77777777" w:rsidTr="00032C97">
        <w:tc>
          <w:tcPr>
            <w:tcW w:w="2610" w:type="dxa"/>
          </w:tcPr>
          <w:p w14:paraId="698CB824" w14:textId="77777777" w:rsidR="00B82E7A" w:rsidRDefault="00B82E7A" w:rsidP="00032C97">
            <w:pPr>
              <w:pStyle w:val="text"/>
              <w:ind w:firstLine="0"/>
            </w:pPr>
            <w:r>
              <w:t>Language</w:t>
            </w:r>
          </w:p>
        </w:tc>
        <w:tc>
          <w:tcPr>
            <w:tcW w:w="6030" w:type="dxa"/>
          </w:tcPr>
          <w:p w14:paraId="56813CFB" w14:textId="77777777" w:rsidR="00B82E7A" w:rsidRDefault="00B82E7A" w:rsidP="00032C97">
            <w:pPr>
              <w:pStyle w:val="text"/>
              <w:ind w:firstLine="0"/>
            </w:pPr>
            <w:r>
              <w:t>Java</w:t>
            </w:r>
          </w:p>
        </w:tc>
      </w:tr>
      <w:tr w:rsidR="00B82E7A" w14:paraId="31FBF101" w14:textId="77777777" w:rsidTr="00032C97">
        <w:tc>
          <w:tcPr>
            <w:tcW w:w="2610" w:type="dxa"/>
          </w:tcPr>
          <w:p w14:paraId="132A2AD8" w14:textId="77777777" w:rsidR="00B82E7A" w:rsidRDefault="00B82E7A" w:rsidP="00032C97">
            <w:pPr>
              <w:pStyle w:val="text"/>
              <w:ind w:firstLine="0"/>
            </w:pPr>
            <w:r>
              <w:t>IDE</w:t>
            </w:r>
          </w:p>
        </w:tc>
        <w:tc>
          <w:tcPr>
            <w:tcW w:w="6030" w:type="dxa"/>
          </w:tcPr>
          <w:p w14:paraId="53BA6D32" w14:textId="77777777" w:rsidR="00B82E7A" w:rsidRDefault="00B82E7A" w:rsidP="00032C97">
            <w:pPr>
              <w:pStyle w:val="text"/>
              <w:ind w:firstLine="0"/>
            </w:pPr>
            <w:r>
              <w:t xml:space="preserve">Eclipse Juno 4.2, </w:t>
            </w:r>
            <w:proofErr w:type="spellStart"/>
            <w:r>
              <w:t>Kepler</w:t>
            </w:r>
            <w:proofErr w:type="spellEnd"/>
            <w:r>
              <w:t xml:space="preserve"> 4.3</w:t>
            </w:r>
          </w:p>
        </w:tc>
      </w:tr>
      <w:tr w:rsidR="00B82E7A" w14:paraId="5434B89E" w14:textId="77777777" w:rsidTr="00032C97">
        <w:tc>
          <w:tcPr>
            <w:tcW w:w="2610" w:type="dxa"/>
          </w:tcPr>
          <w:p w14:paraId="29598509" w14:textId="77777777" w:rsidR="00B82E7A" w:rsidRDefault="00B82E7A" w:rsidP="00032C97">
            <w:pPr>
              <w:pStyle w:val="text"/>
              <w:ind w:firstLine="0"/>
            </w:pPr>
            <w:r>
              <w:t>Additional code editor</w:t>
            </w:r>
          </w:p>
        </w:tc>
        <w:tc>
          <w:tcPr>
            <w:tcW w:w="6030" w:type="dxa"/>
          </w:tcPr>
          <w:p w14:paraId="6A5183A8" w14:textId="77777777" w:rsidR="00B82E7A" w:rsidRDefault="00B82E7A" w:rsidP="00032C97">
            <w:pPr>
              <w:pStyle w:val="text"/>
              <w:ind w:firstLine="0"/>
            </w:pPr>
            <w:r>
              <w:t>GVIM</w:t>
            </w:r>
          </w:p>
        </w:tc>
      </w:tr>
      <w:tr w:rsidR="00B82E7A" w14:paraId="42C36158" w14:textId="77777777" w:rsidTr="00032C97">
        <w:tc>
          <w:tcPr>
            <w:tcW w:w="2610" w:type="dxa"/>
          </w:tcPr>
          <w:p w14:paraId="059B7785" w14:textId="77777777" w:rsidR="00B82E7A" w:rsidRDefault="00B82E7A" w:rsidP="00032C97">
            <w:pPr>
              <w:pStyle w:val="text"/>
              <w:ind w:firstLine="0"/>
            </w:pPr>
            <w:r>
              <w:t>SDKs</w:t>
            </w:r>
          </w:p>
        </w:tc>
        <w:tc>
          <w:tcPr>
            <w:tcW w:w="6030" w:type="dxa"/>
          </w:tcPr>
          <w:p w14:paraId="3844CEEE" w14:textId="77777777" w:rsidR="00B82E7A" w:rsidRDefault="00B82E7A" w:rsidP="00032C97">
            <w:pPr>
              <w:pStyle w:val="text"/>
              <w:ind w:firstLine="0"/>
            </w:pPr>
            <w:r>
              <w:t>JDK 1.6, Android 2.3.3, Facebook 3.0</w:t>
            </w:r>
          </w:p>
        </w:tc>
      </w:tr>
      <w:tr w:rsidR="00B82E7A" w14:paraId="02069A2B" w14:textId="77777777" w:rsidTr="00032C97">
        <w:tc>
          <w:tcPr>
            <w:tcW w:w="2610" w:type="dxa"/>
          </w:tcPr>
          <w:p w14:paraId="5C7A417D" w14:textId="77777777" w:rsidR="00B82E7A" w:rsidRDefault="00B82E7A" w:rsidP="00032C97">
            <w:pPr>
              <w:pStyle w:val="text"/>
              <w:ind w:firstLine="0"/>
            </w:pPr>
            <w:r>
              <w:t>Test equipment</w:t>
            </w:r>
          </w:p>
        </w:tc>
        <w:tc>
          <w:tcPr>
            <w:tcW w:w="6030" w:type="dxa"/>
          </w:tcPr>
          <w:p w14:paraId="592F2E0D" w14:textId="77777777" w:rsidR="00B82E7A" w:rsidRDefault="00B82E7A" w:rsidP="00032C97">
            <w:pPr>
              <w:pStyle w:val="text"/>
              <w:ind w:firstLine="0"/>
            </w:pPr>
            <w:r>
              <w:t>Samsung S3</w:t>
            </w:r>
          </w:p>
        </w:tc>
      </w:tr>
      <w:tr w:rsidR="00B82E7A" w14:paraId="61E50F49" w14:textId="77777777" w:rsidTr="00032C97">
        <w:tc>
          <w:tcPr>
            <w:tcW w:w="2610" w:type="dxa"/>
          </w:tcPr>
          <w:p w14:paraId="5255173F" w14:textId="77777777" w:rsidR="00B82E7A" w:rsidRDefault="00B82E7A" w:rsidP="00032C97">
            <w:pPr>
              <w:pStyle w:val="text"/>
              <w:ind w:firstLine="0"/>
            </w:pPr>
            <w:r>
              <w:t>System</w:t>
            </w:r>
          </w:p>
        </w:tc>
        <w:tc>
          <w:tcPr>
            <w:tcW w:w="6030" w:type="dxa"/>
          </w:tcPr>
          <w:p w14:paraId="2569AB80" w14:textId="77777777" w:rsidR="00B82E7A" w:rsidRDefault="00B82E7A" w:rsidP="00032C97">
            <w:pPr>
              <w:pStyle w:val="text"/>
              <w:ind w:firstLine="0"/>
            </w:pPr>
            <w:r>
              <w:t>Windows 7 64-bit, Ubuntu 12.04 32-bit, Ubuntu 12.10 64-bit</w:t>
            </w:r>
          </w:p>
        </w:tc>
      </w:tr>
    </w:tbl>
    <w:p w14:paraId="2B884FCB" w14:textId="77777777" w:rsidR="00B82E7A" w:rsidRDefault="00B82E7A" w:rsidP="00A54FED">
      <w:pPr>
        <w:pStyle w:val="Heading9"/>
      </w:pPr>
      <w:bookmarkStart w:id="126" w:name="_Toc354617465"/>
      <w:bookmarkStart w:id="127" w:name="_Toc403411365"/>
      <w:r>
        <w:t>Table 3.1:</w:t>
      </w:r>
      <w:r>
        <w:tab/>
        <w:t>Development environment.</w:t>
      </w:r>
      <w:bookmarkEnd w:id="126"/>
      <w:bookmarkEnd w:id="127"/>
    </w:p>
    <w:p w14:paraId="2769E448" w14:textId="77777777"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14:paraId="24676737" w14:textId="77777777"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14:paraId="2DEF6047" w14:textId="77777777" w:rsidR="00B82E7A" w:rsidRPr="00151D10" w:rsidRDefault="00B82E7A" w:rsidP="00B82E7A">
      <w:pPr>
        <w:pStyle w:val="Heading4"/>
      </w:pPr>
      <w:bookmarkStart w:id="128" w:name="_Toc354617427"/>
      <w:r w:rsidRPr="00151D10">
        <w:t>3.1.1</w:t>
      </w:r>
      <w:r w:rsidRPr="00151D10">
        <w:tab/>
      </w:r>
      <w:bookmarkEnd w:id="128"/>
      <w:r w:rsidRPr="00151D10">
        <w:t>Location Service</w:t>
      </w:r>
    </w:p>
    <w:p w14:paraId="534D5F94" w14:textId="77777777"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14:paraId="5A589E29" w14:textId="44E415FE"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response was in JSON format</w:t>
      </w:r>
      <w:ins w:id="129" w:author="Christine Julien" w:date="2014-11-15T21:50:00Z">
        <w:r w:rsidR="008B7FCC">
          <w:t>,</w:t>
        </w:r>
      </w:ins>
      <w:r>
        <w:t xml:space="preserve"> and our tasks were to collect and parse the response</w:t>
      </w:r>
      <w:ins w:id="130" w:author="Christine Julien" w:date="2014-11-15T21:50:00Z">
        <w:r w:rsidR="008B7FCC">
          <w:t xml:space="preserve"> </w:t>
        </w:r>
      </w:ins>
      <w:del w:id="131" w:author="Christine Julien" w:date="2014-11-15T21:50:00Z">
        <w:r w:rsidDel="008B7FCC">
          <w:delText xml:space="preserve">, </w:delText>
        </w:r>
      </w:del>
      <w:r w:rsidR="00FB4214">
        <w:t>and then</w:t>
      </w:r>
      <w:r>
        <w:t xml:space="preserve"> display it in the main screen of the app.</w:t>
      </w:r>
    </w:p>
    <w:p w14:paraId="14B86C3B" w14:textId="77777777" w:rsidR="00B82E7A" w:rsidRDefault="00B82E7A" w:rsidP="00B82E7A">
      <w:pPr>
        <w:pStyle w:val="Heading4"/>
      </w:pPr>
      <w:bookmarkStart w:id="132" w:name="_Toc354617428"/>
      <w:r>
        <w:t>3.1.2</w:t>
      </w:r>
      <w:r>
        <w:tab/>
      </w:r>
      <w:bookmarkEnd w:id="132"/>
      <w:r>
        <w:t>Weather Service</w:t>
      </w:r>
    </w:p>
    <w:p w14:paraId="021CC50A" w14:textId="49B21B17"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The weather response consisted of a lot of information including but not limit</w:t>
      </w:r>
      <w:ins w:id="133" w:author="Christine Julien" w:date="2014-11-15T21:50:00Z">
        <w:r w:rsidR="00B12059">
          <w:t>ed</w:t>
        </w:r>
      </w:ins>
      <w:del w:id="134" w:author="Christine Julien" w:date="2014-11-15T21:50:00Z">
        <w:r w:rsidDel="00B12059">
          <w:delText>ing</w:delText>
        </w:r>
      </w:del>
      <w:r>
        <w:t xml:space="preserve">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was used</w:t>
      </w:r>
      <w:ins w:id="135" w:author="Christine Julien" w:date="2014-11-15T21:50:00Z">
        <w:r w:rsidR="00B12059">
          <w:t>,</w:t>
        </w:r>
      </w:ins>
      <w:r>
        <w:t xml:space="preserve">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14:paraId="24BFCD8D" w14:textId="77777777"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14:paraId="6D3D678C" w14:textId="77777777" w:rsidR="00B82E7A" w:rsidRDefault="00B82E7A" w:rsidP="00B82E7A">
      <w:pPr>
        <w:pStyle w:val="Heading4"/>
      </w:pPr>
      <w:bookmarkStart w:id="136" w:name="_Toc354617429"/>
      <w:r>
        <w:t>3.1.3</w:t>
      </w:r>
      <w:r>
        <w:tab/>
      </w:r>
      <w:bookmarkEnd w:id="136"/>
      <w:r>
        <w:t>Clothes Matching Service</w:t>
      </w:r>
    </w:p>
    <w:p w14:paraId="67BA6815" w14:textId="77777777"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 xml:space="preserve">to provide suggestions on which wardrobe users should put on based on the available items in their closets, the current weather information, and the occasion of the event, and </w:t>
      </w:r>
      <w:commentRangeStart w:id="137"/>
      <w:r>
        <w:t>gender</w:t>
      </w:r>
      <w:commentRangeEnd w:id="137"/>
      <w:r w:rsidR="00B12059">
        <w:rPr>
          <w:rStyle w:val="CommentReference"/>
        </w:rPr>
        <w:commentReference w:id="137"/>
      </w:r>
      <w:r>
        <w:t>.</w:t>
      </w:r>
    </w:p>
    <w:p w14:paraId="7537E224" w14:textId="77777777" w:rsidR="00B82E7A" w:rsidRDefault="00B82E7A" w:rsidP="00B82E7A">
      <w:pPr>
        <w:pStyle w:val="Heading5"/>
      </w:pPr>
      <w:r>
        <w:t>3.1.3.1</w:t>
      </w:r>
      <w:r>
        <w:tab/>
        <w:t>High-level design</w:t>
      </w:r>
    </w:p>
    <w:p w14:paraId="7BEB6A39" w14:textId="77777777" w:rsidR="00B82E7A" w:rsidRDefault="00B82E7A" w:rsidP="00B82E7A">
      <w:pPr>
        <w:pStyle w:val="text"/>
      </w:pPr>
    </w:p>
    <w:p w14:paraId="11570352" w14:textId="77777777" w:rsidR="00B82E7A" w:rsidRDefault="00B82E7A" w:rsidP="00B82E7A">
      <w:pPr>
        <w:pStyle w:val="text"/>
      </w:pPr>
      <w:r>
        <w:object w:dxaOrig="2964" w:dyaOrig="3684" w14:anchorId="32143547">
          <v:shape id="_x0000_i1033" type="#_x0000_t75" style="width:148.6pt;height:184.6pt" o:ole="">
            <v:imagedata r:id="rId42" o:title=""/>
          </v:shape>
          <o:OLEObject Type="Embed" ProgID="Visio.Drawing.11" ShapeID="_x0000_i1033" DrawAspect="Content" ObjectID="_1351518315" r:id="rId43"/>
        </w:object>
      </w:r>
    </w:p>
    <w:p w14:paraId="522728F2" w14:textId="77777777" w:rsidR="006349B3" w:rsidRDefault="006349B3" w:rsidP="00B82E7A">
      <w:pPr>
        <w:pStyle w:val="Heading8"/>
      </w:pPr>
      <w:bookmarkStart w:id="138" w:name="_Toc403080406"/>
      <w:r>
        <w:t>Figure 3.</w:t>
      </w:r>
      <w:r w:rsidR="006A382E">
        <w:t>1</w:t>
      </w:r>
      <w:r>
        <w:t>:</w:t>
      </w:r>
      <w:r>
        <w:tab/>
        <w:t>5-step clothes matching algorithm.</w:t>
      </w:r>
      <w:bookmarkEnd w:id="138"/>
    </w:p>
    <w:p w14:paraId="435AA2AE" w14:textId="78771117" w:rsidR="00B82E7A" w:rsidRDefault="00B82E7A" w:rsidP="00B82E7A">
      <w:pPr>
        <w:pStyle w:val="text"/>
      </w:pPr>
      <w:r>
        <w:lastRenderedPageBreak/>
        <w:t>There are five steps to create the list of suggested outfits. Each step is an essential part of the algorithm and must be executed in the same order described in Figure 3.1. The inputs to the algorithm are all of the factors mentioned above and the output is a list of outfit</w:t>
      </w:r>
      <w:ins w:id="139" w:author="Christine Julien" w:date="2014-11-15T21:52:00Z">
        <w:r w:rsidR="00B12059">
          <w:t>s</w:t>
        </w:r>
      </w:ins>
      <w:r>
        <w:t xml:space="preserve"> in descending order of score. Each outfit consists of a top, bottom, and an optional outer </w:t>
      </w:r>
      <w:ins w:id="140" w:author="Christine Julien" w:date="2014-11-15T21:52:00Z">
        <w:r w:rsidR="00B12059">
          <w:t xml:space="preserve">layer </w:t>
        </w:r>
      </w:ins>
      <w:r>
        <w:t xml:space="preserve">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14:paraId="071FD417" w14:textId="0917707B" w:rsidR="00B82E7A" w:rsidRDefault="00B82E7A" w:rsidP="00B82E7A">
      <w:pPr>
        <w:pStyle w:val="text"/>
      </w:pPr>
      <w:r>
        <w:t xml:space="preserve">Laundry Filter: eliminate dirty items </w:t>
      </w:r>
      <w:del w:id="141" w:author="Christine Julien" w:date="2014-11-15T21:52:00Z">
        <w:r w:rsidDel="00B12059">
          <w:delText>out of</w:delText>
        </w:r>
      </w:del>
      <w:ins w:id="142" w:author="Christine Julien" w:date="2014-11-15T21:52:00Z">
        <w:r w:rsidR="00B12059">
          <w:t>from</w:t>
        </w:r>
      </w:ins>
      <w:r>
        <w:t xml:space="preserve"> the process.</w:t>
      </w:r>
    </w:p>
    <w:p w14:paraId="6B1838E4" w14:textId="77777777" w:rsidR="00B82E7A" w:rsidRDefault="00B82E7A" w:rsidP="00B82E7A">
      <w:pPr>
        <w:pStyle w:val="text"/>
      </w:pPr>
      <w:r>
        <w:t>Temperature Filter: eliminate items that do not cover the range of today’s maximum temperature and minimum temperature of the current location.</w:t>
      </w:r>
    </w:p>
    <w:p w14:paraId="1B4B680F" w14:textId="77777777"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14:paraId="36E3CA36" w14:textId="6342D9BA" w:rsidR="00B82E7A" w:rsidRDefault="00B82E7A" w:rsidP="00B82E7A">
      <w:pPr>
        <w:pStyle w:val="text"/>
      </w:pPr>
      <w:commentRangeStart w:id="143"/>
      <w:r>
        <w:t>Pair Matching: each combination of a top item with a bottom item (and optionally an outer</w:t>
      </w:r>
      <w:ins w:id="144" w:author="Christine Julien" w:date="2014-11-15T21:53:00Z">
        <w:r w:rsidR="00B12059">
          <w:t xml:space="preserve"> layer</w:t>
        </w:r>
      </w:ins>
      <w:r>
        <w:t>) will be scored based on its category. This point is added together with the point of each item in the previous step to the outfit.</w:t>
      </w:r>
      <w:commentRangeEnd w:id="143"/>
      <w:r w:rsidR="00B12059">
        <w:rPr>
          <w:rStyle w:val="CommentReference"/>
        </w:rPr>
        <w:commentReference w:id="143"/>
      </w:r>
    </w:p>
    <w:p w14:paraId="5BD14D63" w14:textId="77777777"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14:paraId="0792ABA8" w14:textId="77777777" w:rsidR="00B82E7A" w:rsidRDefault="00B82E7A" w:rsidP="00B82E7A">
      <w:pPr>
        <w:pStyle w:val="Heading5"/>
      </w:pPr>
      <w:r>
        <w:t>3.1.3.2</w:t>
      </w:r>
      <w:r>
        <w:tab/>
        <w:t>Low-level design:</w:t>
      </w:r>
    </w:p>
    <w:p w14:paraId="20CFF398" w14:textId="77777777" w:rsidR="00B82E7A" w:rsidRPr="00B14A1A" w:rsidRDefault="00B82E7A" w:rsidP="00B82E7A">
      <w:pPr>
        <w:pStyle w:val="text"/>
      </w:pPr>
      <w:r>
        <w:t>A deeper discussion on the low-level design and implementation is provided for each of the five steps.</w:t>
      </w:r>
    </w:p>
    <w:p w14:paraId="64C0E476" w14:textId="77777777" w:rsidR="00B82E7A" w:rsidRDefault="00B82E7A" w:rsidP="00B82E7A">
      <w:pPr>
        <w:pStyle w:val="Heading6"/>
      </w:pPr>
      <w:r>
        <w:lastRenderedPageBreak/>
        <w:t>3.1.3.2.1</w:t>
      </w:r>
      <w:r>
        <w:tab/>
        <w:t>Step 1 - Laundry Filter</w:t>
      </w:r>
    </w:p>
    <w:p w14:paraId="57095F54" w14:textId="77777777"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14:paraId="1D9AF8E7" w14:textId="77777777" w:rsidR="00B82E7A" w:rsidRDefault="00B82E7A" w:rsidP="00B82E7A">
      <w:pPr>
        <w:pStyle w:val="Heading6"/>
      </w:pPr>
      <w:r>
        <w:t>3.1.3.2.2</w:t>
      </w:r>
      <w:r>
        <w:tab/>
        <w:t>Step 2 - Temperature Filter</w:t>
      </w:r>
    </w:p>
    <w:p w14:paraId="5D4B7229" w14:textId="5FF54B00"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w:t>
      </w:r>
      <w:ins w:id="145" w:author="Christine Julien" w:date="2014-11-15T21:54:00Z">
        <w:r w:rsidR="00B12059">
          <w:t>s</w:t>
        </w:r>
      </w:ins>
      <w:r w:rsidRPr="00C46163">
        <w:t xml:space="preserve">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14:paraId="32676A3C" w14:textId="77777777"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14:paraId="7BF5478F" w14:textId="77777777"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4634362" w14:textId="3FC1F6B6"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 xml:space="preserve">Style </w:t>
            </w:r>
            <w:del w:id="146" w:author="Christine Julien" w:date="2014-11-15T21:54:00Z">
              <w:r w:rsidRPr="00472F54" w:rsidDel="00B12059">
                <w:rPr>
                  <w:rFonts w:ascii="Calibri" w:hAnsi="Calibri" w:cs="Calibri"/>
                  <w:b/>
                  <w:bCs/>
                  <w:sz w:val="28"/>
                  <w:szCs w:val="28"/>
                  <w:lang w:eastAsia="zh-CN"/>
                </w:rPr>
                <w:delText>-</w:delText>
              </w:r>
            </w:del>
            <w:ins w:id="147" w:author="Christine Julien" w:date="2014-11-15T21:54:00Z">
              <w:r w:rsidR="00B12059">
                <w:rPr>
                  <w:rFonts w:ascii="Calibri" w:hAnsi="Calibri" w:cs="Calibri"/>
                  <w:b/>
                  <w:bCs/>
                  <w:sz w:val="28"/>
                  <w:szCs w:val="28"/>
                  <w:lang w:eastAsia="zh-CN"/>
                </w:rPr>
                <w:t>–</w:t>
              </w:r>
            </w:ins>
            <w:r w:rsidRPr="00472F54">
              <w:rPr>
                <w:rFonts w:ascii="Calibri" w:hAnsi="Calibri" w:cs="Calibri"/>
                <w:b/>
                <w:bCs/>
                <w:sz w:val="28"/>
                <w:szCs w:val="28"/>
                <w:lang w:eastAsia="zh-CN"/>
              </w:rPr>
              <w:t xml:space="preserve">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14:paraId="2F1CDA4C" w14:textId="77777777"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14:paraId="00EF6B55" w14:textId="77777777"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14:paraId="4C6BE9ED"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BC7352F" w14:textId="77777777"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14:paraId="7450113B"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EB1F760"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2BE96035"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2FA10F2" w14:textId="77777777"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14:paraId="2E690AAD"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0ECB64DE"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5BCDCBB6"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31C96A3" w14:textId="77777777" w:rsidR="00472F54" w:rsidRPr="00472F54" w:rsidRDefault="00472F54" w:rsidP="00472F54">
            <w:pPr>
              <w:overflowPunct/>
              <w:autoSpaceDE/>
              <w:autoSpaceDN/>
              <w:adjustRightInd/>
              <w:textAlignment w:val="auto"/>
              <w:rPr>
                <w:rFonts w:ascii="Arial" w:hAnsi="Arial" w:cs="Arial"/>
                <w:sz w:val="22"/>
                <w:szCs w:val="22"/>
                <w:lang w:eastAsia="zh-CN"/>
              </w:rPr>
            </w:pPr>
            <w:commentRangeStart w:id="148"/>
            <w:r w:rsidRPr="00472F54">
              <w:rPr>
                <w:rFonts w:ascii="Arial" w:hAnsi="Arial" w:cs="Arial"/>
                <w:sz w:val="22"/>
                <w:szCs w:val="22"/>
                <w:lang w:eastAsia="zh-CN"/>
              </w:rPr>
              <w:t>Shorts</w:t>
            </w:r>
            <w:commentRangeEnd w:id="148"/>
            <w:r w:rsidR="00B12059">
              <w:rPr>
                <w:rStyle w:val="CommentReference"/>
              </w:rPr>
              <w:commentReference w:id="148"/>
            </w:r>
          </w:p>
        </w:tc>
        <w:tc>
          <w:tcPr>
            <w:tcW w:w="1040" w:type="dxa"/>
            <w:tcBorders>
              <w:top w:val="nil"/>
              <w:left w:val="nil"/>
              <w:bottom w:val="single" w:sz="4" w:space="0" w:color="auto"/>
              <w:right w:val="single" w:sz="4" w:space="0" w:color="auto"/>
            </w:tcBorders>
            <w:shd w:val="clear" w:color="auto" w:fill="auto"/>
            <w:noWrap/>
            <w:vAlign w:val="bottom"/>
            <w:hideMark/>
          </w:tcPr>
          <w:p w14:paraId="6ACBCCB2"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2778AE92"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3C5F41D5"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10CF98F"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69CEA0C3"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6FA536D"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2D2995AA"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D6D5BED"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76C5AE1"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2E74406"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4813C689"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F5F5B6C" w14:textId="77777777"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14:paraId="78430EB4"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F9812BE"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014DD62B"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9B4427F"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67DBFA"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526ED77E"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364DDFD9"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21DD77C"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6DE07BCC"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57FA3EF3"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671C5C32"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4914D10"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54658B9"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66C678FC"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14:paraId="372A82AA"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609E5A5"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04BBD1F9"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472E791"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14:paraId="6C3ABAD4" w14:textId="77777777"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4E37731" w14:textId="77777777"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5607EEC"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1F201C4" w14:textId="77777777"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14:paraId="241E5652" w14:textId="77777777" w:rsidR="00472F54" w:rsidRDefault="00472F54" w:rsidP="00A54FED">
      <w:pPr>
        <w:pStyle w:val="Heading9"/>
      </w:pPr>
      <w:bookmarkStart w:id="149" w:name="_Toc403411366"/>
      <w:r>
        <w:t>Table 3.2a:</w:t>
      </w:r>
      <w:r>
        <w:tab/>
        <w:t>Temperature range per Style</w:t>
      </w:r>
      <w:r w:rsidR="00894F93">
        <w:t xml:space="preserve"> for male</w:t>
      </w:r>
      <w:r>
        <w:t>.</w:t>
      </w:r>
      <w:bookmarkEnd w:id="149"/>
    </w:p>
    <w:tbl>
      <w:tblPr>
        <w:tblW w:w="5093" w:type="dxa"/>
        <w:tblInd w:w="93" w:type="dxa"/>
        <w:tblLook w:val="04A0" w:firstRow="1" w:lastRow="0" w:firstColumn="1" w:lastColumn="0" w:noHBand="0" w:noVBand="1"/>
      </w:tblPr>
      <w:tblGrid>
        <w:gridCol w:w="2993"/>
        <w:gridCol w:w="1040"/>
        <w:gridCol w:w="1060"/>
      </w:tblGrid>
      <w:tr w:rsidR="00894F93" w:rsidRPr="00894F93" w14:paraId="48F34331" w14:textId="77777777"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3AE252A5" w14:textId="77777777"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14:paraId="17894907" w14:textId="77777777"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14:paraId="08C35728" w14:textId="77777777"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14:paraId="7FE3C5FD"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37658857" w14:textId="77777777"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14:paraId="4D2C4DC4"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7B04214"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276B50F"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602F7B1C" w14:textId="77777777"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14:paraId="1892D949"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54A67F83"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36AD9D0"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6F0CCC93"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911123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EF4E10E"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32531DD"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0532C0A1" w14:textId="77777777"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14:paraId="07149F95"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3D3AC85B"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4DF1834F"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14F6A6DB" w14:textId="77777777"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14:paraId="556BE28B"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26DED72C"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74465418"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45473CC0"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8F25D6D"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64F709F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C51C6B1"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4915173A"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4928E54F"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40F1EE5A"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5105CAC3"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08403F88"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3D205F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4B3BD276"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0862FA5C"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66408922"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4D9C593"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417D8BA4"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61F2D9AF"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582B3E7D"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0E091B8D"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0E72B76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056DB21E"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3C9604A9"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623DAB6C"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2E63AE1"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5156EC50"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5C56DD6C"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0B795EBD"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4A343EB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65ED5634"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0EB4A03E"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42742292"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C5F0FC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72146025"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5D10EE1E" w14:textId="77777777"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14:paraId="6D8BDDF2"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29CE8015"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AB9FF94"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12B96654"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6D9753CB"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61768430"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16C98603"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6C8E97F2" w14:textId="77777777"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14:paraId="35680E2F"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73F4F0DF"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2EF1122D"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14:paraId="4C26E340"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0AE8F701"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2658924B"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0E3E80F9"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71531466" w14:textId="77777777"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14:paraId="1B4274E8"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5F8BB8D4"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14:paraId="32D7074E"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0EE68FC6"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E266510"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61FFF140"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14:paraId="47BC7AF0" w14:textId="77777777"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14:paraId="7E401A1E" w14:textId="77777777"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7C36E87B"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14:paraId="6181B2FD" w14:textId="77777777"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14:paraId="24C519AA" w14:textId="77777777" w:rsidR="00894F93" w:rsidRDefault="00894F93" w:rsidP="00A54FED">
      <w:pPr>
        <w:pStyle w:val="Heading9"/>
      </w:pPr>
      <w:bookmarkStart w:id="150" w:name="_Toc403411367"/>
      <w:r>
        <w:t>Table 3.2b:</w:t>
      </w:r>
      <w:r>
        <w:tab/>
        <w:t>Temperature range per Style for female.</w:t>
      </w:r>
      <w:bookmarkEnd w:id="150"/>
    </w:p>
    <w:p w14:paraId="38764562" w14:textId="77777777"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14:paraId="2C50840A" w14:textId="77777777" w:rsidR="00B82E7A" w:rsidRDefault="00B82E7A" w:rsidP="00B82E7A">
      <w:pPr>
        <w:pStyle w:val="text"/>
      </w:pPr>
      <w:commentRangeStart w:id="151"/>
      <w:r>
        <w:t>The look-up Table 3.2</w:t>
      </w:r>
      <w:r w:rsidR="00894F93">
        <w:t>a and 3.2b</w:t>
      </w:r>
      <w:r>
        <w:t xml:space="preserve"> is used to define the range of each style per gender.</w:t>
      </w:r>
      <w:commentRangeEnd w:id="151"/>
      <w:r w:rsidR="00B12059">
        <w:rPr>
          <w:rStyle w:val="CommentReference"/>
        </w:rPr>
        <w:commentReference w:id="151"/>
      </w:r>
    </w:p>
    <w:p w14:paraId="27E63965" w14:textId="77777777" w:rsidR="00B82E7A" w:rsidRDefault="00B82E7A" w:rsidP="00B82E7A">
      <w:pPr>
        <w:pStyle w:val="Heading6"/>
      </w:pPr>
      <w:r>
        <w:t>3.1.3.2.3</w:t>
      </w:r>
      <w:r>
        <w:tab/>
        <w:t>Step 3 - Occasion Matching</w:t>
      </w:r>
    </w:p>
    <w:p w14:paraId="46348F4A" w14:textId="77777777" w:rsidR="00B82E7A" w:rsidRDefault="00B82E7A" w:rsidP="00B82E7A">
      <w:pPr>
        <w:pStyle w:val="text"/>
      </w:pPr>
      <w:r>
        <w:t xml:space="preserve">Each item </w:t>
      </w:r>
      <w:r w:rsidR="00620BA0">
        <w:t>was</w:t>
      </w:r>
      <w:r>
        <w:t xml:space="preserve"> given different point based on </w:t>
      </w:r>
      <w:commentRangeStart w:id="152"/>
      <w:r>
        <w:t>gender</w:t>
      </w:r>
      <w:commentRangeEnd w:id="152"/>
      <w:r w:rsidR="00B12059">
        <w:rPr>
          <w:rStyle w:val="CommentReference"/>
        </w:rPr>
        <w:commentReference w:id="152"/>
      </w:r>
      <w:r>
        <w:t>,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14:paraId="6969DB2E" w14:textId="77777777" w:rsidR="00B82E7A" w:rsidRDefault="00B82E7A" w:rsidP="00B82E7A">
      <w:pPr>
        <w:pStyle w:val="text"/>
      </w:pPr>
      <w:r>
        <w:t>In this step, the list of items output</w:t>
      </w:r>
      <w:del w:id="153" w:author="Christine Julien" w:date="2014-11-15T21:56:00Z">
        <w:r w:rsidDel="00B12059">
          <w:delText>ted</w:delText>
        </w:r>
      </w:del>
      <w:r>
        <w:t xml:space="preserve">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14:paraId="1D0A50A0" w14:textId="77777777" w:rsidR="00B82E7A" w:rsidRDefault="00B82E7A" w:rsidP="00B82E7A">
      <w:pPr>
        <w:pStyle w:val="text"/>
      </w:pPr>
      <w:r>
        <w:t>Table 3.</w:t>
      </w:r>
      <w:r w:rsidR="00657CD7">
        <w:t>3</w:t>
      </w:r>
      <w:r>
        <w:t xml:space="preserve"> and Table 3.</w:t>
      </w:r>
      <w:r w:rsidR="00657CD7">
        <w:t>4</w:t>
      </w:r>
      <w:r>
        <w:t xml:space="preserve"> show</w:t>
      </w:r>
      <w:r w:rsidR="00620BA0">
        <w:t>s</w:t>
      </w:r>
      <w:r>
        <w:t xml:space="preserve"> the score tables of Occasion Matching of male and female, respectively. </w:t>
      </w:r>
    </w:p>
    <w:p w14:paraId="2FC3C698" w14:textId="77777777"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14:paraId="6C1003B4" w14:textId="77777777"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67F1A"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0266BFAC"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14:paraId="3AD3D7F1" w14:textId="77777777"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14:paraId="28BCB845" w14:textId="77777777"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14:paraId="3D6B085A"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14:paraId="4E2C3731"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14:paraId="114E2C1E"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14:paraId="7EFF4227"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14:paraId="2199C868"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14:paraId="23AA0989"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14:paraId="4D3C98BF"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14:paraId="031978F5"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AF60395"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14:paraId="7AF46722"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14:paraId="0D2574D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710149A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59747AA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6492BFA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6CD0033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1942D867"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342063B"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14:paraId="16F5B3E5"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14:paraId="6B0313F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7022547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700EA68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14:paraId="7D167DE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62E8D51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14:paraId="69898F09"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474981F"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14:paraId="77FCB9A5"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14:paraId="356AEDB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622E9292"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2FB9C60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04EDDB7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340972E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14:paraId="6A9D4269"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D412FEC"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28D860E7"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100A548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7759E4B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4EA7E4E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1A0509D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4E5694F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78668E00"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E0993F5"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407DE15D"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383B91F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605A864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0BDDD5F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58672B5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08F6A00B"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14:paraId="15ECAE80"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1628532"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0B9C97EC"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14:paraId="117CFA8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02A3AC9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5C20E26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14:paraId="7499DF62"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4E1BA74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7E8E8695"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3EF3353"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7A90D449"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212CEC42"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53705DA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18C5493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6396F81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31B8187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5F6BECC2"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CCDF2AC"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43E383BB"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0A416F3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0B5408AB"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31DD356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0E5598F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04DAF81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16B31E22"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A66B1FB"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60C6CC6A"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459CDD5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2DE5375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4D88D66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1596FAE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5C251C1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5DECD5C9"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097C348"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092BA58F"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6A7B10E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0E4533D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0FE337A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1ADA7BA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4AC7614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0F02AAB6"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1D261CD"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14:paraId="5EFED0E2"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70A05F0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536A126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27505C9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50FC298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74D0F2E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14:paraId="745BBD17" w14:textId="77777777" w:rsidR="00D85F25" w:rsidRDefault="00D85F25" w:rsidP="00A54FED">
      <w:pPr>
        <w:pStyle w:val="Heading9"/>
      </w:pPr>
      <w:bookmarkStart w:id="154" w:name="_Toc403411368"/>
      <w:r>
        <w:t>Table 3.</w:t>
      </w:r>
      <w:r w:rsidR="00657CD7">
        <w:t>3</w:t>
      </w:r>
      <w:r>
        <w:t>:</w:t>
      </w:r>
      <w:r>
        <w:tab/>
        <w:t>Occasion Matching score table for male.</w:t>
      </w:r>
      <w:bookmarkEnd w:id="154"/>
    </w:p>
    <w:p w14:paraId="7E72054D" w14:textId="77777777"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14:paraId="2A3B6505" w14:textId="77777777"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2552D"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46CAA971"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14:paraId="67D324E5" w14:textId="77777777"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14:paraId="1C3F43F5" w14:textId="77777777"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14:paraId="439F4603"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14:paraId="504DA8B8"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14:paraId="4E4E8D8F"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14:paraId="36998450"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14:paraId="3A75B0FA" w14:textId="77777777"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14:paraId="50133E56"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14:paraId="0D4B4914" w14:textId="77777777"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14:paraId="5D4FDDDA"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21ED09E"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14:paraId="3336033C"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14:paraId="3A26D35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7E8763F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2B12B1A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0736330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45515C5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0718F57C"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BFEDE24"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14:paraId="5B9D0523"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14:paraId="31DAE56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35A0A55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6EF5036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14:paraId="488F803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4436D86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4A8BA805"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38E5882"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14:paraId="66E6517C"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2CD0EF3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667603C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587B80E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150CB35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2349353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14:paraId="4FD2782B"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AB99943"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14:paraId="6D398A2F"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14:paraId="53772E0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1E2D8D4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5490876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47A721E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71CC908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354E291C"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858E8B4"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14:paraId="65E42E7C"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14:paraId="7DD836D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6ABDCB1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0E25600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4AE13C7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3DD87D5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40C0049E"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28BE639"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1C0BE463"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0F456EF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75BF2B7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41F3220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14:paraId="276CA65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0E35CB2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3D9E9325"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17DECA1"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76EB9E0C"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481B301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14:paraId="5610B46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59E5A94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5A9C358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35BD637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38BC6DF2"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077FB907"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49E9F911"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3004CB82"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42FFF4E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7062D7A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1AF7C8B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2EDB93A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6523EB77"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FD2B58E"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418BDDDB"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2DCAE92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5C5F922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5975B35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136EB32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18DCAEA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164B190D"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E0D2F0A"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4AD2614F"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03EBE2E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0B6C6B2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595833C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14:paraId="27C6328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798C4BF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7716BBD2"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5A0CC4CA"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36E654A5"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3D4A20E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5FDDD58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5C56579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14:paraId="776A2B3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3F09D3F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14:paraId="1299286E"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E304D7E"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5E19AB52"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19CE4CB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1A62FAB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6238918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2F339C1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14:paraId="69F90DF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59001B6F"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8B0AED3"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4D2F843B"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32F0B26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56F8497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0E2761B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17DBF97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6CFDA06B"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14:paraId="1E0CC677"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429672F"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73686B8F"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14:paraId="07F345F6"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1ACFAF5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2C8615D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2F018BC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695C895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7A56D8C6"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B267521"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14:paraId="3D687224"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6AEFB25B"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14:paraId="089A40C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14:paraId="20B2CA9D"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061399B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14:paraId="38FDC40C"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14:paraId="2415FB67"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0C70AA7"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1EF0AA12"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11B942B1"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14:paraId="0B40451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3BA72D17"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1779ABDE"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31C3155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70814B42"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A5A679F"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79462A5B"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13D3DEF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421D97F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045B268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14:paraId="37E226C5"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79F6149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78B62C1E"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B3111CC"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14848B77"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14:paraId="3BE70B3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29A6965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14:paraId="76E2ABD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14:paraId="70E783A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7CB2F6E2"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04CF4D36"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FC76A03"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203B03AE" w14:textId="77777777"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14:paraId="1308F72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14:paraId="59FECEA3"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14:paraId="1F4A2EE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7BF594FA"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14:paraId="176124D9"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14:paraId="199E2FAF" w14:textId="77777777"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FD1C2D2" w14:textId="77777777"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14:paraId="4D2BC097" w14:textId="77777777"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2288339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14:paraId="5E2F7C9F"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14:paraId="5ECCC104"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14:paraId="7015ADD0"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14:paraId="0AB9EBF8" w14:textId="77777777"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14:paraId="649814F4" w14:textId="77777777" w:rsidR="003B7881" w:rsidRPr="003B7881" w:rsidRDefault="00D85F25" w:rsidP="00A54FED">
      <w:pPr>
        <w:pStyle w:val="Heading9"/>
      </w:pPr>
      <w:bookmarkStart w:id="155" w:name="_Toc403411369"/>
      <w:r>
        <w:t>Table 3.</w:t>
      </w:r>
      <w:r w:rsidR="00657CD7">
        <w:t>4</w:t>
      </w:r>
      <w:r>
        <w:t>:</w:t>
      </w:r>
      <w:r>
        <w:tab/>
        <w:t>Occasion Matching score table for female.</w:t>
      </w:r>
      <w:bookmarkEnd w:id="155"/>
    </w:p>
    <w:p w14:paraId="3968C050" w14:textId="77777777" w:rsidR="00B82E7A" w:rsidRDefault="00B82E7A" w:rsidP="00B82E7A">
      <w:pPr>
        <w:pStyle w:val="Heading6"/>
      </w:pPr>
      <w:r>
        <w:t>3.1.3.2.4</w:t>
      </w:r>
      <w:r>
        <w:tab/>
        <w:t>Step 4 - Pair matching</w:t>
      </w:r>
    </w:p>
    <w:p w14:paraId="02A69794" w14:textId="77777777"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14:paraId="4C11CC6D" w14:textId="77777777" w:rsidR="00894F93" w:rsidRDefault="00894F93" w:rsidP="003B7881">
      <w:pPr>
        <w:pStyle w:val="text"/>
      </w:pPr>
    </w:p>
    <w:p w14:paraId="61DC4C43" w14:textId="77777777"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14:paraId="5B668EF0" w14:textId="77777777"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14:paraId="4557E429" w14:textId="77777777"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08867CE9" w14:textId="77777777"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14:paraId="2A72A374" w14:textId="77777777"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0AF56472" w14:textId="77777777"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031B31F3" w14:textId="77777777"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14:paraId="41B1342A"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7D8CB2B"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14:paraId="32F70C09"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957FD3"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14:paraId="64559139"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58E68234"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62AFDC8"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14:paraId="7A56C947"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74B103"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14:paraId="0DB7A2A0"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5E45C54F"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E1DF9EE"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14:paraId="7F09EEA8"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14:paraId="3B15A302"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14:paraId="481B66DB"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38E70E8F"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5AF5B2A"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14:paraId="23493094"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9D95AD5"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14:paraId="327E78A5"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0DAC6FBA"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3265BC5"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14:paraId="419B438C"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14:paraId="7C7B276D"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14:paraId="1BA46B13"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28EFC261"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B46F269"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14:paraId="5BCE76B1"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AAC4842"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14:paraId="5E5CCB4A"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1C8292FB"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100DDAE"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14:paraId="694518E7"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AD934B4"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14:paraId="19C7AE9E"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60888B3E"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84D67C5"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14:paraId="2C92E070"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9B8E36F"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14:paraId="64F9DC62"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41FBB864"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152BC16"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14:paraId="0E068DC8"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14:paraId="2C79F9D0"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14:paraId="5E717754"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7BD25002"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0DDBD3A"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14:paraId="05B13F4D"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D62FBB"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14:paraId="62F21311"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14:paraId="22E7465F" w14:textId="77777777"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E545EF4"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14:paraId="15CB84CB" w14:textId="77777777"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BB22488" w14:textId="77777777"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14:paraId="3C304581" w14:textId="77777777"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14:paraId="1D83828E" w14:textId="77777777" w:rsidR="005D2365" w:rsidRDefault="001C6BB6" w:rsidP="00A54FED">
      <w:pPr>
        <w:pStyle w:val="Heading9"/>
      </w:pPr>
      <w:bookmarkStart w:id="156" w:name="_Toc403411370"/>
      <w:r>
        <w:t>Table 3.5</w:t>
      </w:r>
      <w:r w:rsidR="005D2365">
        <w:t>:</w:t>
      </w:r>
      <w:r w:rsidR="005D2365">
        <w:tab/>
        <w:t xml:space="preserve">Pair </w:t>
      </w:r>
      <w:proofErr w:type="gramStart"/>
      <w:r w:rsidR="005D2365">
        <w:t>Matching</w:t>
      </w:r>
      <w:proofErr w:type="gramEnd"/>
      <w:r w:rsidR="005D2365">
        <w:t xml:space="preserve"> score table for male.</w:t>
      </w:r>
      <w:bookmarkEnd w:id="156"/>
    </w:p>
    <w:p w14:paraId="59344578" w14:textId="77777777" w:rsidR="00B82E7A" w:rsidRDefault="00B82E7A" w:rsidP="00B82E7A">
      <w:pPr>
        <w:pStyle w:val="text"/>
      </w:pPr>
    </w:p>
    <w:p w14:paraId="4559FC29" w14:textId="77777777" w:rsidR="00894F93" w:rsidRDefault="00894F93" w:rsidP="00B82E7A">
      <w:pPr>
        <w:pStyle w:val="text"/>
      </w:pPr>
    </w:p>
    <w:p w14:paraId="282B9C7E" w14:textId="77777777" w:rsidR="00894F93" w:rsidRDefault="00894F93" w:rsidP="00B82E7A">
      <w:pPr>
        <w:pStyle w:val="text"/>
      </w:pPr>
    </w:p>
    <w:p w14:paraId="2C1F6152" w14:textId="77777777" w:rsidR="00894F93" w:rsidRDefault="00894F93" w:rsidP="00B82E7A">
      <w:pPr>
        <w:pStyle w:val="text"/>
      </w:pPr>
    </w:p>
    <w:p w14:paraId="4AE54E92" w14:textId="77777777" w:rsidR="00894F93" w:rsidRDefault="00894F93" w:rsidP="00B82E7A">
      <w:pPr>
        <w:pStyle w:val="text"/>
      </w:pPr>
      <w:r>
        <w:rPr>
          <w:noProof/>
        </w:rPr>
        <w:lastRenderedPageBreak/>
        <w:drawing>
          <wp:inline distT="0" distB="0" distL="0" distR="0" wp14:anchorId="4C4CA42F" wp14:editId="33436C2D">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14:paraId="5A041154" w14:textId="77777777" w:rsidR="00B46E8F" w:rsidRDefault="001C6BB6" w:rsidP="00A54FED">
      <w:pPr>
        <w:pStyle w:val="Heading9"/>
      </w:pPr>
      <w:bookmarkStart w:id="157" w:name="_Toc403411371"/>
      <w:r>
        <w:t>Table 3.6</w:t>
      </w:r>
      <w:r w:rsidR="00B46E8F">
        <w:t>:</w:t>
      </w:r>
      <w:r w:rsidR="00B46E8F">
        <w:tab/>
        <w:t xml:space="preserve">Pair </w:t>
      </w:r>
      <w:proofErr w:type="gramStart"/>
      <w:r w:rsidR="00B46E8F">
        <w:t>Matching</w:t>
      </w:r>
      <w:proofErr w:type="gramEnd"/>
      <w:r w:rsidR="00B46E8F">
        <w:t xml:space="preserve"> score table for female.</w:t>
      </w:r>
      <w:bookmarkEnd w:id="157"/>
    </w:p>
    <w:p w14:paraId="691998A2" w14:textId="77777777" w:rsidR="00B82E7A" w:rsidRDefault="00B82E7A" w:rsidP="00B82E7A">
      <w:pPr>
        <w:pStyle w:val="Heading6"/>
      </w:pPr>
      <w:r>
        <w:lastRenderedPageBreak/>
        <w:t>3.1.3.2.5</w:t>
      </w:r>
      <w:r>
        <w:tab/>
        <w:t>Step 5 - Color matching</w:t>
      </w:r>
    </w:p>
    <w:p w14:paraId="160165E1" w14:textId="287E4FC5" w:rsidR="007A32D1" w:rsidRDefault="00B82E7A" w:rsidP="007A32D1">
      <w:pPr>
        <w:pStyle w:val="text"/>
      </w:pPr>
      <w:r>
        <w:t xml:space="preserve">It </w:t>
      </w:r>
      <w:r w:rsidR="00A301BB">
        <w:t>i</w:t>
      </w:r>
      <w:r>
        <w:t xml:space="preserve">s impossible to list every existing shade of color because </w:t>
      </w:r>
      <w:del w:id="158" w:author="Christine Julien" w:date="2014-11-15T21:59:00Z">
        <w:r w:rsidDel="00DC285A">
          <w:delText xml:space="preserve">there </w:delText>
        </w:r>
      </w:del>
      <w:ins w:id="159" w:author="Christine Julien" w:date="2014-11-15T21:59:00Z">
        <w:r w:rsidR="00DC285A">
          <w:t xml:space="preserve">the number is </w:t>
        </w:r>
      </w:ins>
      <w:del w:id="160" w:author="Christine Julien" w:date="2014-11-15T21:59:00Z">
        <w:r w:rsidDel="00DC285A">
          <w:delText xml:space="preserve">are </w:delText>
        </w:r>
      </w:del>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black, brown, beige). [CWL] listed which colors </w:t>
      </w:r>
      <w:r w:rsidR="00A301BB">
        <w:t>were</w:t>
      </w:r>
      <w:r>
        <w:t xml:space="preserve"> compl</w:t>
      </w:r>
      <w:ins w:id="161" w:author="Christine Julien" w:date="2014-11-15T21:59:00Z">
        <w:r w:rsidR="00DC285A">
          <w:t>e</w:t>
        </w:r>
      </w:ins>
      <w:del w:id="162" w:author="Christine Julien" w:date="2014-11-15T21:59:00Z">
        <w:r w:rsidDel="00DC285A">
          <w:delText>i</w:delText>
        </w:r>
      </w:del>
      <w:r>
        <w:t>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14:paraId="4EAE3936" w14:textId="3EA44244" w:rsidR="00B82E7A" w:rsidRDefault="00B82E7A" w:rsidP="00B82E7A">
      <w:pPr>
        <w:pStyle w:val="text"/>
      </w:pPr>
      <w:r>
        <w:t xml:space="preserve">In this step, the list </w:t>
      </w:r>
      <w:r w:rsidR="007F2D4A">
        <w:t>result</w:t>
      </w:r>
      <w:ins w:id="163" w:author="Christine Julien" w:date="2014-11-15T22:00:00Z">
        <w:r w:rsidR="00DC285A">
          <w:t>ing</w:t>
        </w:r>
      </w:ins>
      <w:del w:id="164" w:author="Christine Julien" w:date="2014-11-15T22:00:00Z">
        <w:r w:rsidR="007F2D4A" w:rsidDel="00DC285A">
          <w:delText>ed</w:delText>
        </w:r>
      </w:del>
      <w:r w:rsidR="007F2D4A">
        <w:t xml:space="preserve"> </w:t>
      </w:r>
      <w:r>
        <w:t xml:space="preserve">from the above step </w:t>
      </w:r>
      <w:r w:rsidR="007F2D4A">
        <w:t>was run</w:t>
      </w:r>
      <w:r>
        <w:t xml:space="preserve"> with the </w:t>
      </w:r>
      <w:proofErr w:type="spellStart"/>
      <w:r>
        <w:t>ColorMatching</w:t>
      </w:r>
      <w:proofErr w:type="spellEnd"/>
      <w:r>
        <w:t xml:space="preserve"> object to create a final list of the same object</w:t>
      </w:r>
      <w:ins w:id="165" w:author="Christine Julien" w:date="2014-11-15T22:01:00Z">
        <w:r w:rsidR="00DC285A">
          <w:t>s</w:t>
        </w:r>
      </w:ins>
      <w:r>
        <w:t xml:space="preserve">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tbl>
      <w:tblPr>
        <w:tblW w:w="4677" w:type="dxa"/>
        <w:tblInd w:w="93" w:type="dxa"/>
        <w:tblLook w:val="04A0" w:firstRow="1" w:lastRow="0" w:firstColumn="1" w:lastColumn="0" w:noHBand="0" w:noVBand="1"/>
      </w:tblPr>
      <w:tblGrid>
        <w:gridCol w:w="1920"/>
        <w:gridCol w:w="1925"/>
        <w:gridCol w:w="832"/>
      </w:tblGrid>
      <w:tr w:rsidR="009976A9" w:rsidRPr="009976A9" w14:paraId="39590C7A" w14:textId="77777777" w:rsidTr="009976A9">
        <w:trPr>
          <w:trHeight w:val="37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5A99B" w14:textId="77777777"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lastRenderedPageBreak/>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14:paraId="7BD862BE" w14:textId="77777777" w:rsidR="009976A9" w:rsidRPr="009976A9" w:rsidRDefault="009976A9" w:rsidP="009976A9">
            <w:pPr>
              <w:overflowPunct/>
              <w:autoSpaceDE/>
              <w:autoSpaceDN/>
              <w:adjustRightInd/>
              <w:textAlignment w:val="auto"/>
              <w:rPr>
                <w:rFonts w:ascii="Calibri" w:hAnsi="Calibri" w:cs="Calibri"/>
                <w:b/>
                <w:bCs/>
                <w:color w:val="000000"/>
                <w:sz w:val="22"/>
                <w:szCs w:val="22"/>
                <w:lang w:eastAsia="zh-CN"/>
              </w:rPr>
            </w:pPr>
            <w:r w:rsidRPr="009976A9">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14:paraId="3750FF25" w14:textId="77777777" w:rsidR="009976A9" w:rsidRPr="009976A9" w:rsidRDefault="009976A9" w:rsidP="009976A9">
            <w:pPr>
              <w:overflowPunct/>
              <w:autoSpaceDE/>
              <w:autoSpaceDN/>
              <w:adjustRightInd/>
              <w:textAlignment w:val="auto"/>
              <w:rPr>
                <w:rFonts w:ascii="Calibri" w:hAnsi="Calibri" w:cs="Calibri"/>
                <w:b/>
                <w:bCs/>
                <w:sz w:val="28"/>
                <w:szCs w:val="28"/>
                <w:lang w:eastAsia="zh-CN"/>
              </w:rPr>
            </w:pPr>
            <w:r w:rsidRPr="009976A9">
              <w:rPr>
                <w:rFonts w:ascii="Calibri" w:hAnsi="Calibri" w:cs="Calibri"/>
                <w:b/>
                <w:bCs/>
                <w:sz w:val="28"/>
                <w:szCs w:val="28"/>
                <w:lang w:eastAsia="zh-CN"/>
              </w:rPr>
              <w:t>Point</w:t>
            </w:r>
          </w:p>
        </w:tc>
      </w:tr>
      <w:tr w:rsidR="009976A9" w:rsidRPr="009976A9" w14:paraId="24882625"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28407C9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14:paraId="4CF85F48"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14:paraId="6F6C305C"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0EAC4E97"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162C228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14:paraId="36343FC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14:paraId="0D8050E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4DAC628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034FB1D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14:paraId="2365C39F"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14:paraId="120E67A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14:paraId="418B33F9"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694D2A4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14:paraId="505C30C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14:paraId="7BC7F83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14:paraId="37581880"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14559C0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14:paraId="334F270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14:paraId="7E98649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14:paraId="034A567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49B0B4F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14:paraId="1B1AAEF0"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14:paraId="69B5ECC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7D6E9986"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55E476A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14:paraId="38A82FC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14:paraId="273D804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2A666CC3"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1704AE4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14:paraId="299FAD4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14:paraId="6DC7F09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16D185E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3667317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14:paraId="2FE12D5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14:paraId="6C947821"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14:paraId="136E43E5"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7F0B72F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14:paraId="7547665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14:paraId="4F2D2EE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14:paraId="4F5291CB"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082F5D1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14:paraId="1C131E5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14:paraId="247FA10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6DC64CF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E1C2A3"/>
            <w:noWrap/>
            <w:vAlign w:val="bottom"/>
            <w:hideMark/>
          </w:tcPr>
          <w:p w14:paraId="2DAFEE5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14:paraId="51565D8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14:paraId="794F2EE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7153770E"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6B83C133"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14:paraId="3897AC2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14:paraId="2DB419E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698863D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2A0B4BC0"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14:paraId="0E65BB6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14:paraId="6FD2154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5C46FCA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306A4D53"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14:paraId="7925416A"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14:paraId="254B7EAA"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14:paraId="6AC8072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2A58462D"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14:paraId="1788F13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14:paraId="7B9A5551"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14:paraId="170C31C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16C821D7"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14:paraId="16C6FC8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14:paraId="6AD20B6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14:paraId="7A7DC82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49DE8485"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14:paraId="788ECB5D"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14:paraId="191CA1F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2B811EE1"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4674A16A"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14:paraId="0361352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14:paraId="4340E43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499CE94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138A56FD"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14:paraId="3D37D2B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14:paraId="219AC5A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218FD326"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23AE8504"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14:paraId="7931A8B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14:paraId="0122728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14:paraId="6EC917AF"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25A41E31"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14:paraId="2427046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14:paraId="07E1716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53E64496"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339E75CB"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14:paraId="6119CD7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14:paraId="35ECAE4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08145B1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0000"/>
            <w:noWrap/>
            <w:vAlign w:val="bottom"/>
            <w:hideMark/>
          </w:tcPr>
          <w:p w14:paraId="43E21F2F"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14:paraId="54D32F1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14:paraId="44C3014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14:paraId="613A1CE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0FF7E6A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14:paraId="3457CE2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14:paraId="278CD7A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42532867"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0D74823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14:paraId="49B47B2E"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14:paraId="2BE66F9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1FC1FB2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0B41D4A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14:paraId="7786FCD3"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14:paraId="109E30C7"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07EFA9F9"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6FCD4EE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14:paraId="3259BDA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14:paraId="37CE7F1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7D6871A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1058638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14:paraId="29EF73C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14:paraId="623A9B6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09F05171"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00B0F0"/>
            <w:noWrap/>
            <w:vAlign w:val="bottom"/>
            <w:hideMark/>
          </w:tcPr>
          <w:p w14:paraId="2ADD904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14:paraId="10F3CD1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14:paraId="740F4C5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75BAFC6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14:paraId="63711991"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14:paraId="04EEAE6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14:paraId="53A4D63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00FC0A1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14:paraId="2172085C"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14:paraId="2EB77E86"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14:paraId="507DB0F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14:paraId="60A543BE"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14:paraId="601B0970"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14:paraId="0845F0A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14:paraId="7E2EB36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10E8E409"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14:paraId="3F24BB3F"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14:paraId="7F3036F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14:paraId="77B90B0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3BFF2D44"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663300"/>
            <w:noWrap/>
            <w:vAlign w:val="bottom"/>
            <w:hideMark/>
          </w:tcPr>
          <w:p w14:paraId="5180F4AD"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14:paraId="5B376EA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14:paraId="789D0CC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14:paraId="47786BEF" w14:textId="77777777" w:rsidR="00B82E7A" w:rsidRDefault="009976A9" w:rsidP="00A01CDF">
      <w:pPr>
        <w:pStyle w:val="Heading9"/>
      </w:pPr>
      <w:bookmarkStart w:id="166" w:name="_Toc403411372"/>
      <w:r>
        <w:t>Table 3.7:</w:t>
      </w:r>
      <w:r>
        <w:tab/>
        <w:t>Color Matching score table for male and female.</w:t>
      </w:r>
      <w:bookmarkEnd w:id="166"/>
    </w:p>
    <w:tbl>
      <w:tblPr>
        <w:tblW w:w="4650" w:type="dxa"/>
        <w:tblInd w:w="93" w:type="dxa"/>
        <w:tblLook w:val="04A0" w:firstRow="1" w:lastRow="0" w:firstColumn="1" w:lastColumn="0" w:noHBand="0" w:noVBand="1"/>
      </w:tblPr>
      <w:tblGrid>
        <w:gridCol w:w="1925"/>
        <w:gridCol w:w="1925"/>
        <w:gridCol w:w="800"/>
      </w:tblGrid>
      <w:tr w:rsidR="009976A9" w:rsidRPr="009976A9" w14:paraId="0EEB9961" w14:textId="77777777" w:rsidTr="009976A9">
        <w:trPr>
          <w:trHeight w:val="300"/>
        </w:trPr>
        <w:tc>
          <w:tcPr>
            <w:tcW w:w="1925" w:type="dxa"/>
            <w:tcBorders>
              <w:top w:val="single" w:sz="4" w:space="0" w:color="auto"/>
              <w:left w:val="single" w:sz="4" w:space="0" w:color="auto"/>
              <w:bottom w:val="single" w:sz="4" w:space="0" w:color="auto"/>
              <w:right w:val="single" w:sz="4" w:space="0" w:color="auto"/>
            </w:tcBorders>
            <w:shd w:val="clear" w:color="000000" w:fill="663300"/>
            <w:noWrap/>
            <w:vAlign w:val="bottom"/>
            <w:hideMark/>
          </w:tcPr>
          <w:p w14:paraId="71D18EAE"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lastRenderedPageBreak/>
              <w:t>Brown</w:t>
            </w:r>
          </w:p>
        </w:tc>
        <w:tc>
          <w:tcPr>
            <w:tcW w:w="1925" w:type="dxa"/>
            <w:tcBorders>
              <w:top w:val="single" w:sz="4" w:space="0" w:color="auto"/>
              <w:left w:val="nil"/>
              <w:bottom w:val="single" w:sz="4" w:space="0" w:color="auto"/>
              <w:right w:val="single" w:sz="4" w:space="0" w:color="auto"/>
            </w:tcBorders>
            <w:shd w:val="clear" w:color="000000" w:fill="DAEEF3"/>
            <w:noWrap/>
            <w:vAlign w:val="bottom"/>
            <w:hideMark/>
          </w:tcPr>
          <w:p w14:paraId="0F5BA7C5"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4A3FDC19"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562232D9"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7F67E019"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14:paraId="4F0D125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14:paraId="4384BBB7"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5E3A1177"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790580BA"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14:paraId="63284DD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14:paraId="1C3FFF8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4A13DDAA"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74BCEA01"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14:paraId="0E6A182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14:paraId="172D90AC"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14:paraId="29BB6C9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772BB206"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14:paraId="6259864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14:paraId="1F80C2BC"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3EDA6CF7"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16415225"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14:paraId="62F909E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06FD4F5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53889934"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14:paraId="5C9312D3"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14:paraId="1146135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14:paraId="48613059"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1E62894E"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3A6A35A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14:paraId="179A539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1685999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14:paraId="67A924E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453A3F7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14:paraId="66A09E2D"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3AE1132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14:paraId="3ECBB53F"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5EF961F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14:paraId="202F6B5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14:paraId="5634B33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7D5E974D"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27F5062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14:paraId="7DFAF9CF"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204E7802"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14:paraId="174E3882"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30DF561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14:paraId="02F77B2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14:paraId="6B3CD1EC"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135B461D"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2EDAA1A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14:paraId="14794A82"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0C2C1CD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5D79F27D"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2F9D907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14:paraId="4ABCEFF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14:paraId="4D4EA76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4D60C19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2A5882D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14:paraId="20A085B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14:paraId="493690E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1567C9F8"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13EF53A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14:paraId="5F694EC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14:paraId="65FF7CE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0BCE36D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49BBE1F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14:paraId="47D8CDB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14:paraId="6359EC61"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33C77576"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011A4AF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14:paraId="68B9D6E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3C76C74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14:paraId="2002755F"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14:paraId="05F2101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14:paraId="325F8B6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14:paraId="1674F5B2"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14:paraId="4B7E3EB8"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195D90D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14:paraId="358A149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0D45D80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64FE997A"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4538E41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14:paraId="32926E77"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36A4A299"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4C0F5EC2"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1652CB9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14:paraId="015A2E44"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7BAD8D37"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65AAD234"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04B30D8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14:paraId="641A875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68C8427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5CDC71F8"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654F023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14:paraId="2314ABF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6B16984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118117C1"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100D2E4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14:paraId="64B63FC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14:paraId="3EBA70A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61BD1BDE"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14:paraId="2079137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14:paraId="5FEC999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14:paraId="12CD1C2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2C059744"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14:paraId="2EE2F37C"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14:paraId="53A39BB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469A644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7243053F"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14:paraId="6D88CA44"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14:paraId="33C4863E"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155ED5F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6249F680"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14:paraId="102D3BA6"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14:paraId="3256093A"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29ACB93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235C5B10"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14:paraId="4A827AF2"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14:paraId="0AB365B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1F51E21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708E2D6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14:paraId="291E3733"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14:paraId="073876D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1C332138"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3C9490F5"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1970638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14:paraId="07A79C0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441A35F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7128FA7D"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2A89CD2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14:paraId="038F9228"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35E6C539"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4A87A059"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4C1E84F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14:paraId="49E10094"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14:paraId="57E014B7"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419A9021"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501F577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14:paraId="5D6A4D1C"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521D1AD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292FDA8F"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6198116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14:paraId="21E0D7A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49BE6B8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687DFD7C" w14:textId="77777777" w:rsidTr="009976A9">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14:paraId="2BE0627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14:paraId="5A2F144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5B29AA7A"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bl>
    <w:p w14:paraId="44725EDB" w14:textId="77777777" w:rsidR="009976A9" w:rsidRDefault="009976A9" w:rsidP="00B82E7A">
      <w:pPr>
        <w:pStyle w:val="text"/>
      </w:pPr>
      <w:r>
        <w:t>Table 3.7:</w:t>
      </w:r>
      <w:r>
        <w:tab/>
        <w:t>Color Matching score table for male and female</w:t>
      </w:r>
      <w:r w:rsidR="00A01CDF">
        <w:t xml:space="preserve"> (cont</w:t>
      </w:r>
      <w:r>
        <w:t>.</w:t>
      </w:r>
      <w:r w:rsidR="00A01CDF">
        <w:t>).</w:t>
      </w:r>
    </w:p>
    <w:tbl>
      <w:tblPr>
        <w:tblW w:w="4640" w:type="dxa"/>
        <w:tblInd w:w="93" w:type="dxa"/>
        <w:tblLook w:val="04A0" w:firstRow="1" w:lastRow="0" w:firstColumn="1" w:lastColumn="0" w:noHBand="0" w:noVBand="1"/>
      </w:tblPr>
      <w:tblGrid>
        <w:gridCol w:w="1920"/>
        <w:gridCol w:w="1925"/>
        <w:gridCol w:w="800"/>
      </w:tblGrid>
      <w:tr w:rsidR="009976A9" w:rsidRPr="009976A9" w14:paraId="215E6115" w14:textId="77777777" w:rsidTr="009976A9">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99FF"/>
            <w:noWrap/>
            <w:vAlign w:val="bottom"/>
            <w:hideMark/>
          </w:tcPr>
          <w:p w14:paraId="72ADC51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lastRenderedPageBreak/>
              <w:t>Pink</w:t>
            </w:r>
          </w:p>
        </w:tc>
        <w:tc>
          <w:tcPr>
            <w:tcW w:w="1920" w:type="dxa"/>
            <w:tcBorders>
              <w:top w:val="single" w:sz="4" w:space="0" w:color="auto"/>
              <w:left w:val="nil"/>
              <w:bottom w:val="single" w:sz="4" w:space="0" w:color="auto"/>
              <w:right w:val="single" w:sz="4" w:space="0" w:color="auto"/>
            </w:tcBorders>
            <w:shd w:val="clear" w:color="000000" w:fill="E1C2A3"/>
            <w:noWrap/>
            <w:vAlign w:val="bottom"/>
            <w:hideMark/>
          </w:tcPr>
          <w:p w14:paraId="0F6F9CF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47E46E0A"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6992933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14:paraId="3CBF283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000000"/>
            <w:noWrap/>
            <w:vAlign w:val="bottom"/>
            <w:hideMark/>
          </w:tcPr>
          <w:p w14:paraId="0C777C30"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5EE3F09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22C0CA04"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14:paraId="3725CF0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663300"/>
            <w:noWrap/>
            <w:vAlign w:val="bottom"/>
            <w:hideMark/>
          </w:tcPr>
          <w:p w14:paraId="40847F5C"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3616C64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6E94B50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14:paraId="5912AE7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D9D9D9"/>
            <w:noWrap/>
            <w:vAlign w:val="bottom"/>
            <w:hideMark/>
          </w:tcPr>
          <w:p w14:paraId="3CBC72E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2491206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2D5C554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99FF"/>
            <w:noWrap/>
            <w:vAlign w:val="bottom"/>
            <w:hideMark/>
          </w:tcPr>
          <w:p w14:paraId="59F1D4C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1920" w:type="dxa"/>
            <w:tcBorders>
              <w:top w:val="nil"/>
              <w:left w:val="nil"/>
              <w:bottom w:val="single" w:sz="4" w:space="0" w:color="auto"/>
              <w:right w:val="single" w:sz="4" w:space="0" w:color="auto"/>
            </w:tcBorders>
            <w:shd w:val="clear" w:color="000000" w:fill="FFFFFF"/>
            <w:noWrap/>
            <w:vAlign w:val="bottom"/>
            <w:hideMark/>
          </w:tcPr>
          <w:p w14:paraId="2D7D1DF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33F3DC6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5A9A3E00"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14:paraId="4A40858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E1C2A3"/>
            <w:noWrap/>
            <w:vAlign w:val="bottom"/>
            <w:hideMark/>
          </w:tcPr>
          <w:p w14:paraId="284F1B6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7DDB2152"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417FD1FD"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14:paraId="6A495F8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000000"/>
            <w:noWrap/>
            <w:vAlign w:val="bottom"/>
            <w:hideMark/>
          </w:tcPr>
          <w:p w14:paraId="1BE30D4C"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7081E01E"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64C9AF59"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14:paraId="5FA7B0B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663300"/>
            <w:noWrap/>
            <w:vAlign w:val="bottom"/>
            <w:hideMark/>
          </w:tcPr>
          <w:p w14:paraId="3F34876C"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5D3C139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123CED3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14:paraId="2858DB7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D9D9D9"/>
            <w:noWrap/>
            <w:vAlign w:val="bottom"/>
            <w:hideMark/>
          </w:tcPr>
          <w:p w14:paraId="73E796C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168F4B0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35EA767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0000"/>
            <w:noWrap/>
            <w:vAlign w:val="bottom"/>
            <w:hideMark/>
          </w:tcPr>
          <w:p w14:paraId="4665CD0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1920" w:type="dxa"/>
            <w:tcBorders>
              <w:top w:val="nil"/>
              <w:left w:val="nil"/>
              <w:bottom w:val="single" w:sz="4" w:space="0" w:color="auto"/>
              <w:right w:val="single" w:sz="4" w:space="0" w:color="auto"/>
            </w:tcBorders>
            <w:shd w:val="clear" w:color="000000" w:fill="FFFFFF"/>
            <w:noWrap/>
            <w:vAlign w:val="bottom"/>
            <w:hideMark/>
          </w:tcPr>
          <w:p w14:paraId="4A780C5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7A7D59C9"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3F45AD8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7ECFBC9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E1C2A3"/>
            <w:noWrap/>
            <w:vAlign w:val="bottom"/>
            <w:hideMark/>
          </w:tcPr>
          <w:p w14:paraId="02822B3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56C0D8B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11D89D54"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6F1E2F5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000000"/>
            <w:noWrap/>
            <w:vAlign w:val="bottom"/>
            <w:hideMark/>
          </w:tcPr>
          <w:p w14:paraId="740AF1A5"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62E54D7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5432C9C5"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3E18589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663300"/>
            <w:noWrap/>
            <w:vAlign w:val="bottom"/>
            <w:hideMark/>
          </w:tcPr>
          <w:p w14:paraId="470C423F"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3C56421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1E23077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3B735AB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D9D9D9"/>
            <w:noWrap/>
            <w:vAlign w:val="bottom"/>
            <w:hideMark/>
          </w:tcPr>
          <w:p w14:paraId="536CEC2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14ABCEA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5F7D5EDB"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40E2990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FF"/>
            <w:noWrap/>
            <w:vAlign w:val="bottom"/>
            <w:hideMark/>
          </w:tcPr>
          <w:p w14:paraId="5014925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403F827A"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65FF5474"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67ACDDE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FF00"/>
            <w:noWrap/>
            <w:vAlign w:val="bottom"/>
            <w:hideMark/>
          </w:tcPr>
          <w:p w14:paraId="6DCA122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14:paraId="7C2657B2"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3341F323"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B1A0C7"/>
            <w:noWrap/>
            <w:vAlign w:val="bottom"/>
            <w:hideMark/>
          </w:tcPr>
          <w:p w14:paraId="0F57CBA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1920" w:type="dxa"/>
            <w:tcBorders>
              <w:top w:val="nil"/>
              <w:left w:val="nil"/>
              <w:bottom w:val="single" w:sz="4" w:space="0" w:color="auto"/>
              <w:right w:val="single" w:sz="4" w:space="0" w:color="auto"/>
            </w:tcBorders>
            <w:shd w:val="clear" w:color="000000" w:fill="FF99FF"/>
            <w:noWrap/>
            <w:vAlign w:val="bottom"/>
            <w:hideMark/>
          </w:tcPr>
          <w:p w14:paraId="362D3DA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14:paraId="00A41EE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3DA74041"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419452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E1C2A3"/>
            <w:noWrap/>
            <w:vAlign w:val="bottom"/>
            <w:hideMark/>
          </w:tcPr>
          <w:p w14:paraId="587FD54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3B260C0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2435B49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458D8C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0000"/>
            <w:noWrap/>
            <w:vAlign w:val="bottom"/>
            <w:hideMark/>
          </w:tcPr>
          <w:p w14:paraId="6F820C7B"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6B25CCF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4EBDF61C"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B5DE4F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00B0F0"/>
            <w:noWrap/>
            <w:vAlign w:val="bottom"/>
            <w:hideMark/>
          </w:tcPr>
          <w:p w14:paraId="1C26997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Blue</w:t>
            </w:r>
          </w:p>
        </w:tc>
        <w:tc>
          <w:tcPr>
            <w:tcW w:w="800" w:type="dxa"/>
            <w:tcBorders>
              <w:top w:val="nil"/>
              <w:left w:val="nil"/>
              <w:bottom w:val="single" w:sz="4" w:space="0" w:color="auto"/>
              <w:right w:val="single" w:sz="4" w:space="0" w:color="auto"/>
            </w:tcBorders>
            <w:shd w:val="clear" w:color="auto" w:fill="auto"/>
            <w:noWrap/>
            <w:vAlign w:val="bottom"/>
            <w:hideMark/>
          </w:tcPr>
          <w:p w14:paraId="0FDA8F7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2C811D8D"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6897670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663300"/>
            <w:noWrap/>
            <w:vAlign w:val="bottom"/>
            <w:hideMark/>
          </w:tcPr>
          <w:p w14:paraId="1357CBF0"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2A37749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6A25877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057696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9D9D9"/>
            <w:noWrap/>
            <w:vAlign w:val="bottom"/>
            <w:hideMark/>
          </w:tcPr>
          <w:p w14:paraId="6472D98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250FCC83"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24</w:t>
            </w:r>
          </w:p>
        </w:tc>
      </w:tr>
      <w:tr w:rsidR="009976A9" w:rsidRPr="009976A9" w14:paraId="59DEFFE8"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CCAE42E"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92D050"/>
            <w:noWrap/>
            <w:vAlign w:val="bottom"/>
            <w:hideMark/>
          </w:tcPr>
          <w:p w14:paraId="4EA08D87"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14:paraId="00626590"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20</w:t>
            </w:r>
          </w:p>
        </w:tc>
      </w:tr>
      <w:tr w:rsidR="009976A9" w:rsidRPr="009976A9" w14:paraId="4E3608AD"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B0C42C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DAEEF3"/>
            <w:noWrap/>
            <w:vAlign w:val="bottom"/>
            <w:hideMark/>
          </w:tcPr>
          <w:p w14:paraId="006A5F7B" w14:textId="77777777" w:rsidR="009976A9" w:rsidRPr="009976A9" w:rsidRDefault="009976A9" w:rsidP="009976A9">
            <w:pPr>
              <w:overflowPunct/>
              <w:autoSpaceDE/>
              <w:autoSpaceDN/>
              <w:adjustRightInd/>
              <w:textAlignment w:val="auto"/>
              <w:rPr>
                <w:rFonts w:ascii="Calibri" w:hAnsi="Calibri" w:cs="Calibri"/>
                <w:color w:val="E26B0A"/>
                <w:sz w:val="22"/>
                <w:szCs w:val="22"/>
                <w:lang w:eastAsia="zh-CN"/>
              </w:rPr>
            </w:pPr>
            <w:proofErr w:type="spellStart"/>
            <w:r w:rsidRPr="009976A9">
              <w:rPr>
                <w:rFonts w:ascii="Calibri" w:hAnsi="Calibri" w:cs="Calibri"/>
                <w:color w:val="E26B0A"/>
                <w:sz w:val="22"/>
                <w:szCs w:val="22"/>
                <w:lang w:eastAsia="zh-CN"/>
              </w:rPr>
              <w:t>Multicolor_Pattern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0BDD91F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54D85C0F"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9F7A69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C000"/>
            <w:noWrap/>
            <w:vAlign w:val="bottom"/>
            <w:hideMark/>
          </w:tcPr>
          <w:p w14:paraId="7CBD85AD"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Orange</w:t>
            </w:r>
          </w:p>
        </w:tc>
        <w:tc>
          <w:tcPr>
            <w:tcW w:w="800" w:type="dxa"/>
            <w:tcBorders>
              <w:top w:val="nil"/>
              <w:left w:val="nil"/>
              <w:bottom w:val="single" w:sz="4" w:space="0" w:color="auto"/>
              <w:right w:val="single" w:sz="4" w:space="0" w:color="auto"/>
            </w:tcBorders>
            <w:shd w:val="clear" w:color="auto" w:fill="auto"/>
            <w:noWrap/>
            <w:vAlign w:val="bottom"/>
            <w:hideMark/>
          </w:tcPr>
          <w:p w14:paraId="0DBE33D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18</w:t>
            </w:r>
          </w:p>
        </w:tc>
      </w:tr>
      <w:tr w:rsidR="009976A9" w:rsidRPr="009976A9" w14:paraId="56303F2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B507CD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99FF"/>
            <w:noWrap/>
            <w:vAlign w:val="bottom"/>
            <w:hideMark/>
          </w:tcPr>
          <w:p w14:paraId="29D1682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Pink</w:t>
            </w:r>
          </w:p>
        </w:tc>
        <w:tc>
          <w:tcPr>
            <w:tcW w:w="800" w:type="dxa"/>
            <w:tcBorders>
              <w:top w:val="nil"/>
              <w:left w:val="nil"/>
              <w:bottom w:val="single" w:sz="4" w:space="0" w:color="auto"/>
              <w:right w:val="single" w:sz="4" w:space="0" w:color="auto"/>
            </w:tcBorders>
            <w:shd w:val="clear" w:color="auto" w:fill="auto"/>
            <w:noWrap/>
            <w:vAlign w:val="bottom"/>
            <w:hideMark/>
          </w:tcPr>
          <w:p w14:paraId="6196185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16</w:t>
            </w:r>
          </w:p>
        </w:tc>
      </w:tr>
      <w:tr w:rsidR="009976A9" w:rsidRPr="009976A9" w14:paraId="7DC19E29"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3F2D56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0000"/>
            <w:noWrap/>
            <w:vAlign w:val="bottom"/>
            <w:hideMark/>
          </w:tcPr>
          <w:p w14:paraId="65F22A1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Red</w:t>
            </w:r>
          </w:p>
        </w:tc>
        <w:tc>
          <w:tcPr>
            <w:tcW w:w="800" w:type="dxa"/>
            <w:tcBorders>
              <w:top w:val="nil"/>
              <w:left w:val="nil"/>
              <w:bottom w:val="single" w:sz="4" w:space="0" w:color="auto"/>
              <w:right w:val="single" w:sz="4" w:space="0" w:color="auto"/>
            </w:tcBorders>
            <w:shd w:val="clear" w:color="auto" w:fill="auto"/>
            <w:noWrap/>
            <w:vAlign w:val="bottom"/>
            <w:hideMark/>
          </w:tcPr>
          <w:p w14:paraId="16455B05"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1BE1A3FB"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7DD98D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B1A0C7"/>
            <w:noWrap/>
            <w:vAlign w:val="bottom"/>
            <w:hideMark/>
          </w:tcPr>
          <w:p w14:paraId="5B3C183C"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14:paraId="2B7AAA3D"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r w:rsidR="009976A9" w:rsidRPr="009976A9" w14:paraId="08E76AB2"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A5C820A"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1920" w:type="dxa"/>
            <w:tcBorders>
              <w:top w:val="nil"/>
              <w:left w:val="nil"/>
              <w:bottom w:val="single" w:sz="4" w:space="0" w:color="auto"/>
              <w:right w:val="single" w:sz="4" w:space="0" w:color="auto"/>
            </w:tcBorders>
            <w:shd w:val="clear" w:color="000000" w:fill="FFFF00"/>
            <w:noWrap/>
            <w:vAlign w:val="bottom"/>
            <w:hideMark/>
          </w:tcPr>
          <w:p w14:paraId="09F599C5"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800" w:type="dxa"/>
            <w:tcBorders>
              <w:top w:val="nil"/>
              <w:left w:val="nil"/>
              <w:bottom w:val="single" w:sz="4" w:space="0" w:color="auto"/>
              <w:right w:val="single" w:sz="4" w:space="0" w:color="auto"/>
            </w:tcBorders>
            <w:shd w:val="clear" w:color="auto" w:fill="auto"/>
            <w:noWrap/>
            <w:vAlign w:val="bottom"/>
            <w:hideMark/>
          </w:tcPr>
          <w:p w14:paraId="2E18CFC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22</w:t>
            </w:r>
          </w:p>
        </w:tc>
      </w:tr>
      <w:tr w:rsidR="009976A9" w:rsidRPr="009976A9" w14:paraId="194CCC0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30F4F5F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E1C2A3"/>
            <w:noWrap/>
            <w:vAlign w:val="bottom"/>
            <w:hideMark/>
          </w:tcPr>
          <w:p w14:paraId="408E0E7B"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Beige</w:t>
            </w:r>
          </w:p>
        </w:tc>
        <w:tc>
          <w:tcPr>
            <w:tcW w:w="800" w:type="dxa"/>
            <w:tcBorders>
              <w:top w:val="nil"/>
              <w:left w:val="nil"/>
              <w:bottom w:val="single" w:sz="4" w:space="0" w:color="auto"/>
              <w:right w:val="single" w:sz="4" w:space="0" w:color="auto"/>
            </w:tcBorders>
            <w:shd w:val="clear" w:color="auto" w:fill="auto"/>
            <w:noWrap/>
            <w:vAlign w:val="bottom"/>
            <w:hideMark/>
          </w:tcPr>
          <w:p w14:paraId="24CE4C2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8</w:t>
            </w:r>
          </w:p>
        </w:tc>
      </w:tr>
      <w:tr w:rsidR="009976A9" w:rsidRPr="009976A9" w14:paraId="7909D6F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323C5AE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000000"/>
            <w:noWrap/>
            <w:vAlign w:val="bottom"/>
            <w:hideMark/>
          </w:tcPr>
          <w:p w14:paraId="5077028A"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Black</w:t>
            </w:r>
          </w:p>
        </w:tc>
        <w:tc>
          <w:tcPr>
            <w:tcW w:w="800" w:type="dxa"/>
            <w:tcBorders>
              <w:top w:val="nil"/>
              <w:left w:val="nil"/>
              <w:bottom w:val="single" w:sz="4" w:space="0" w:color="auto"/>
              <w:right w:val="single" w:sz="4" w:space="0" w:color="auto"/>
            </w:tcBorders>
            <w:shd w:val="clear" w:color="auto" w:fill="auto"/>
            <w:noWrap/>
            <w:vAlign w:val="bottom"/>
            <w:hideMark/>
          </w:tcPr>
          <w:p w14:paraId="00A946B2"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4</w:t>
            </w:r>
          </w:p>
        </w:tc>
      </w:tr>
      <w:tr w:rsidR="009976A9" w:rsidRPr="009976A9" w14:paraId="7E450ECA"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09893D7F"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663300"/>
            <w:noWrap/>
            <w:vAlign w:val="bottom"/>
            <w:hideMark/>
          </w:tcPr>
          <w:p w14:paraId="7108D5C6" w14:textId="77777777" w:rsidR="009976A9" w:rsidRPr="009976A9" w:rsidRDefault="009976A9" w:rsidP="009976A9">
            <w:pPr>
              <w:overflowPunct/>
              <w:autoSpaceDE/>
              <w:autoSpaceDN/>
              <w:adjustRightInd/>
              <w:textAlignment w:val="auto"/>
              <w:rPr>
                <w:rFonts w:ascii="Calibri" w:hAnsi="Calibri" w:cs="Calibri"/>
                <w:color w:val="FFFFFF"/>
                <w:sz w:val="22"/>
                <w:szCs w:val="22"/>
                <w:lang w:eastAsia="zh-CN"/>
              </w:rPr>
            </w:pPr>
            <w:r w:rsidRPr="009976A9">
              <w:rPr>
                <w:rFonts w:ascii="Calibri" w:hAnsi="Calibri" w:cs="Calibri"/>
                <w:color w:val="FFFFFF"/>
                <w:sz w:val="22"/>
                <w:szCs w:val="22"/>
                <w:lang w:eastAsia="zh-CN"/>
              </w:rPr>
              <w:t>Brown</w:t>
            </w:r>
          </w:p>
        </w:tc>
        <w:tc>
          <w:tcPr>
            <w:tcW w:w="800" w:type="dxa"/>
            <w:tcBorders>
              <w:top w:val="nil"/>
              <w:left w:val="nil"/>
              <w:bottom w:val="single" w:sz="4" w:space="0" w:color="auto"/>
              <w:right w:val="single" w:sz="4" w:space="0" w:color="auto"/>
            </w:tcBorders>
            <w:shd w:val="clear" w:color="auto" w:fill="auto"/>
            <w:noWrap/>
            <w:vAlign w:val="bottom"/>
            <w:hideMark/>
          </w:tcPr>
          <w:p w14:paraId="7AFE064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6</w:t>
            </w:r>
          </w:p>
        </w:tc>
      </w:tr>
      <w:tr w:rsidR="009976A9" w:rsidRPr="009976A9" w14:paraId="1088073E"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3A555298"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D9D9D9"/>
            <w:noWrap/>
            <w:vAlign w:val="bottom"/>
            <w:hideMark/>
          </w:tcPr>
          <w:p w14:paraId="764E6AC1"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Gray</w:t>
            </w:r>
          </w:p>
        </w:tc>
        <w:tc>
          <w:tcPr>
            <w:tcW w:w="800" w:type="dxa"/>
            <w:tcBorders>
              <w:top w:val="nil"/>
              <w:left w:val="nil"/>
              <w:bottom w:val="single" w:sz="4" w:space="0" w:color="auto"/>
              <w:right w:val="single" w:sz="4" w:space="0" w:color="auto"/>
            </w:tcBorders>
            <w:shd w:val="clear" w:color="auto" w:fill="auto"/>
            <w:noWrap/>
            <w:vAlign w:val="bottom"/>
            <w:hideMark/>
          </w:tcPr>
          <w:p w14:paraId="396270A4"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10</w:t>
            </w:r>
          </w:p>
        </w:tc>
      </w:tr>
      <w:tr w:rsidR="009976A9" w:rsidRPr="009976A9" w14:paraId="24315AD5"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4D8A89D3"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92D050"/>
            <w:noWrap/>
            <w:vAlign w:val="bottom"/>
            <w:hideMark/>
          </w:tcPr>
          <w:p w14:paraId="56D6354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Green</w:t>
            </w:r>
          </w:p>
        </w:tc>
        <w:tc>
          <w:tcPr>
            <w:tcW w:w="800" w:type="dxa"/>
            <w:tcBorders>
              <w:top w:val="nil"/>
              <w:left w:val="nil"/>
              <w:bottom w:val="single" w:sz="4" w:space="0" w:color="auto"/>
              <w:right w:val="single" w:sz="4" w:space="0" w:color="auto"/>
            </w:tcBorders>
            <w:shd w:val="clear" w:color="auto" w:fill="auto"/>
            <w:noWrap/>
            <w:vAlign w:val="bottom"/>
            <w:hideMark/>
          </w:tcPr>
          <w:p w14:paraId="72C5AAAB"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12</w:t>
            </w:r>
          </w:p>
        </w:tc>
      </w:tr>
      <w:tr w:rsidR="009976A9" w:rsidRPr="009976A9" w14:paraId="338D28C4"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147668D6"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B1A0C7"/>
            <w:noWrap/>
            <w:vAlign w:val="bottom"/>
            <w:hideMark/>
          </w:tcPr>
          <w:p w14:paraId="1DA089D9"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Violet</w:t>
            </w:r>
          </w:p>
        </w:tc>
        <w:tc>
          <w:tcPr>
            <w:tcW w:w="800" w:type="dxa"/>
            <w:tcBorders>
              <w:top w:val="nil"/>
              <w:left w:val="nil"/>
              <w:bottom w:val="single" w:sz="4" w:space="0" w:color="auto"/>
              <w:right w:val="single" w:sz="4" w:space="0" w:color="auto"/>
            </w:tcBorders>
            <w:shd w:val="clear" w:color="auto" w:fill="auto"/>
            <w:noWrap/>
            <w:vAlign w:val="bottom"/>
            <w:hideMark/>
          </w:tcPr>
          <w:p w14:paraId="32D514D6"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2</w:t>
            </w:r>
          </w:p>
        </w:tc>
      </w:tr>
      <w:tr w:rsidR="009976A9" w:rsidRPr="009976A9" w14:paraId="5EB08BC3" w14:textId="77777777" w:rsidTr="009976A9">
        <w:trPr>
          <w:trHeight w:val="300"/>
        </w:trPr>
        <w:tc>
          <w:tcPr>
            <w:tcW w:w="1920" w:type="dxa"/>
            <w:tcBorders>
              <w:top w:val="nil"/>
              <w:left w:val="single" w:sz="4" w:space="0" w:color="auto"/>
              <w:bottom w:val="single" w:sz="4" w:space="0" w:color="auto"/>
              <w:right w:val="single" w:sz="4" w:space="0" w:color="auto"/>
            </w:tcBorders>
            <w:shd w:val="clear" w:color="000000" w:fill="FFFF00"/>
            <w:noWrap/>
            <w:vAlign w:val="bottom"/>
            <w:hideMark/>
          </w:tcPr>
          <w:p w14:paraId="4961A492"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Yellow</w:t>
            </w:r>
          </w:p>
        </w:tc>
        <w:tc>
          <w:tcPr>
            <w:tcW w:w="1920" w:type="dxa"/>
            <w:tcBorders>
              <w:top w:val="nil"/>
              <w:left w:val="nil"/>
              <w:bottom w:val="single" w:sz="4" w:space="0" w:color="auto"/>
              <w:right w:val="single" w:sz="4" w:space="0" w:color="auto"/>
            </w:tcBorders>
            <w:shd w:val="clear" w:color="000000" w:fill="FFFFFF"/>
            <w:noWrap/>
            <w:vAlign w:val="bottom"/>
            <w:hideMark/>
          </w:tcPr>
          <w:p w14:paraId="41F345D0" w14:textId="77777777" w:rsidR="009976A9" w:rsidRPr="009976A9" w:rsidRDefault="009976A9" w:rsidP="009976A9">
            <w:pPr>
              <w:overflowPunct/>
              <w:autoSpaceDE/>
              <w:autoSpaceDN/>
              <w:adjustRightInd/>
              <w:textAlignment w:val="auto"/>
              <w:rPr>
                <w:rFonts w:ascii="Calibri" w:hAnsi="Calibri" w:cs="Calibri"/>
                <w:color w:val="000000"/>
                <w:sz w:val="22"/>
                <w:szCs w:val="22"/>
                <w:lang w:eastAsia="zh-CN"/>
              </w:rPr>
            </w:pPr>
            <w:r w:rsidRPr="009976A9">
              <w:rPr>
                <w:rFonts w:ascii="Calibri" w:hAnsi="Calibri" w:cs="Calibri"/>
                <w:color w:val="000000"/>
                <w:sz w:val="22"/>
                <w:szCs w:val="22"/>
                <w:lang w:eastAsia="zh-CN"/>
              </w:rPr>
              <w:t>White</w:t>
            </w:r>
          </w:p>
        </w:tc>
        <w:tc>
          <w:tcPr>
            <w:tcW w:w="800" w:type="dxa"/>
            <w:tcBorders>
              <w:top w:val="nil"/>
              <w:left w:val="nil"/>
              <w:bottom w:val="single" w:sz="4" w:space="0" w:color="auto"/>
              <w:right w:val="single" w:sz="4" w:space="0" w:color="auto"/>
            </w:tcBorders>
            <w:shd w:val="clear" w:color="auto" w:fill="auto"/>
            <w:noWrap/>
            <w:vAlign w:val="bottom"/>
            <w:hideMark/>
          </w:tcPr>
          <w:p w14:paraId="2CCA0F0F" w14:textId="77777777" w:rsidR="009976A9" w:rsidRPr="009976A9" w:rsidRDefault="009976A9" w:rsidP="009976A9">
            <w:pPr>
              <w:overflowPunct/>
              <w:autoSpaceDE/>
              <w:autoSpaceDN/>
              <w:adjustRightInd/>
              <w:jc w:val="right"/>
              <w:textAlignment w:val="auto"/>
              <w:rPr>
                <w:rFonts w:ascii="Calibri" w:hAnsi="Calibri" w:cs="Calibri"/>
                <w:sz w:val="22"/>
                <w:szCs w:val="22"/>
                <w:lang w:eastAsia="zh-CN"/>
              </w:rPr>
            </w:pPr>
            <w:r w:rsidRPr="009976A9">
              <w:rPr>
                <w:rFonts w:ascii="Calibri" w:hAnsi="Calibri" w:cs="Calibri"/>
                <w:sz w:val="22"/>
                <w:szCs w:val="22"/>
                <w:lang w:eastAsia="zh-CN"/>
              </w:rPr>
              <w:t>14</w:t>
            </w:r>
          </w:p>
        </w:tc>
      </w:tr>
    </w:tbl>
    <w:p w14:paraId="35EEA576" w14:textId="77777777" w:rsidR="00A01CDF" w:rsidRDefault="00A01CDF" w:rsidP="00A01CDF"/>
    <w:p w14:paraId="1F4E6FBE" w14:textId="77777777" w:rsidR="0069097E" w:rsidRDefault="00A01CDF" w:rsidP="00A01CDF">
      <w:r>
        <w:tab/>
      </w:r>
      <w:r w:rsidR="0069097E">
        <w:t>Table 3.</w:t>
      </w:r>
      <w:r w:rsidR="00FB6FF2">
        <w:t>7</w:t>
      </w:r>
      <w:r w:rsidR="0069097E">
        <w:t>:</w:t>
      </w:r>
      <w:r w:rsidR="0069097E">
        <w:tab/>
        <w:t>Color Matching score table for male and female</w:t>
      </w:r>
      <w:r>
        <w:t xml:space="preserve"> (cont</w:t>
      </w:r>
      <w:r w:rsidR="0069097E">
        <w:t>.</w:t>
      </w:r>
      <w:r>
        <w:t>).</w:t>
      </w:r>
    </w:p>
    <w:p w14:paraId="1F2197A1" w14:textId="77777777" w:rsidR="00B82E7A" w:rsidRDefault="00B82E7A" w:rsidP="00B82E7A">
      <w:pPr>
        <w:pStyle w:val="Heading4"/>
      </w:pPr>
      <w:r>
        <w:lastRenderedPageBreak/>
        <w:t>3.1.4</w:t>
      </w:r>
      <w:r>
        <w:tab/>
      </w:r>
      <w:proofErr w:type="spellStart"/>
      <w:r>
        <w:t>Robotium</w:t>
      </w:r>
      <w:proofErr w:type="spellEnd"/>
    </w:p>
    <w:p w14:paraId="66C2B987" w14:textId="4E94CFA2"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w:t>
      </w:r>
      <w:ins w:id="167" w:author="Christine Julien" w:date="2014-11-15T22:01:00Z">
        <w:r w:rsidR="00DC285A">
          <w:t>,</w:t>
        </w:r>
      </w:ins>
      <w:r w:rsidR="002301FB">
        <w:t xml:space="preserve"> when launch</w:t>
      </w:r>
      <w:r w:rsidR="00556179">
        <w:t>ing</w:t>
      </w:r>
      <w:r w:rsidR="002301FB">
        <w:t xml:space="preserve"> </w:t>
      </w:r>
      <w:ins w:id="168" w:author="Christine Julien" w:date="2014-11-15T22:01:00Z">
        <w:r w:rsidR="00DC285A">
          <w:t xml:space="preserve">the </w:t>
        </w:r>
      </w:ins>
      <w:r w:rsidR="00753345">
        <w:t xml:space="preserve">camera app </w:t>
      </w:r>
      <w:r w:rsidR="002301FB">
        <w:t>to take pictures of new items</w:t>
      </w:r>
      <w:r w:rsidR="00556179">
        <w:t xml:space="preserve"> or importing pictures from</w:t>
      </w:r>
      <w:ins w:id="169" w:author="Christine Julien" w:date="2014-11-15T22:02:00Z">
        <w:r w:rsidR="00DC285A">
          <w:t xml:space="preserve"> the</w:t>
        </w:r>
      </w:ins>
      <w:r w:rsidR="00556179">
        <w:t xml:space="preserve">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14:paraId="5754592B" w14:textId="77777777" w:rsidR="00B82E7A" w:rsidRDefault="00B82E7A" w:rsidP="00B82E7A">
      <w:pPr>
        <w:pStyle w:val="text"/>
      </w:pPr>
      <w:r>
        <w:t>This tool has been very helpful to catch unexpected behavior</w:t>
      </w:r>
      <w:r w:rsidR="00D128D4">
        <w:t>s</w:t>
      </w:r>
      <w:r>
        <w:t xml:space="preserve"> every time our code was modified, or new features were added.</w:t>
      </w:r>
    </w:p>
    <w:p w14:paraId="59ED9A64" w14:textId="77777777" w:rsidR="00B82E7A" w:rsidRDefault="00B82E7A" w:rsidP="00B82E7A">
      <w:pPr>
        <w:pStyle w:val="Heading3"/>
      </w:pPr>
      <w:bookmarkStart w:id="170" w:name="_Toc354617435"/>
      <w:bookmarkStart w:id="171" w:name="_Toc403411390"/>
      <w:r>
        <w:t>3.2</w:t>
      </w:r>
      <w:r>
        <w:tab/>
        <w:t>Architecture</w:t>
      </w:r>
      <w:bookmarkEnd w:id="170"/>
      <w:bookmarkEnd w:id="171"/>
    </w:p>
    <w:p w14:paraId="0B48CB05" w14:textId="1DE102A4" w:rsidR="00B82E7A" w:rsidRDefault="00DB3695" w:rsidP="00B82E7A">
      <w:pPr>
        <w:pStyle w:val="text"/>
      </w:pPr>
      <w:ins w:id="172" w:author="Christine Julien" w:date="2014-11-15T22:02:00Z">
        <w:r>
          <w:t xml:space="preserve">The </w:t>
        </w:r>
      </w:ins>
      <w:proofErr w:type="spellStart"/>
      <w:r w:rsidR="00B82E7A">
        <w:t>ClosetStylist</w:t>
      </w:r>
      <w:proofErr w:type="spellEnd"/>
      <w:r w:rsidR="00B82E7A">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rsidR="00B82E7A">
        <w:t xml:space="preserve"> In addition, multiple design patterns have been applied to provide flexibility to switch between different services. </w:t>
      </w:r>
    </w:p>
    <w:p w14:paraId="02A12662" w14:textId="77777777" w:rsidR="00B82E7A" w:rsidRDefault="00B82E7A" w:rsidP="00B82E7A">
      <w:pPr>
        <w:pStyle w:val="text"/>
      </w:pPr>
      <w:r>
        <w:t xml:space="preserve">Figure 3.2 below shows the top-level architectural design of </w:t>
      </w:r>
      <w:proofErr w:type="spellStart"/>
      <w:r>
        <w:t>ClosetStylist</w:t>
      </w:r>
      <w:proofErr w:type="spellEnd"/>
      <w:r>
        <w:t xml:space="preserve">. </w:t>
      </w:r>
    </w:p>
    <w:p w14:paraId="7B4A2D7A" w14:textId="77777777" w:rsidR="00B82E7A" w:rsidRDefault="00B82E7A" w:rsidP="00B82E7A">
      <w:pPr>
        <w:pStyle w:val="text"/>
        <w:ind w:firstLine="0"/>
      </w:pPr>
      <w:r>
        <w:object w:dxaOrig="5757" w:dyaOrig="6297" w14:anchorId="3C99D0AA">
          <v:shape id="_x0000_i1034" type="#_x0000_t75" style="width:4in;height:314.8pt" o:ole="">
            <v:imagedata r:id="rId45" o:title=""/>
          </v:shape>
          <o:OLEObject Type="Embed" ProgID="Visio.Drawing.11" ShapeID="_x0000_i1034" DrawAspect="Content" ObjectID="_1351518316" r:id="rId46"/>
        </w:object>
      </w:r>
    </w:p>
    <w:p w14:paraId="67BFA425" w14:textId="77777777" w:rsidR="00B82E7A" w:rsidRDefault="00B82E7A" w:rsidP="00B82E7A">
      <w:pPr>
        <w:pStyle w:val="Heading8"/>
      </w:pPr>
      <w:bookmarkStart w:id="173" w:name="_Toc355221568"/>
      <w:bookmarkStart w:id="174" w:name="_Toc403080407"/>
      <w:r>
        <w:t>Figure 3.2:</w:t>
      </w:r>
      <w:r>
        <w:tab/>
      </w:r>
      <w:proofErr w:type="spellStart"/>
      <w:r>
        <w:t>ClosetStylist</w:t>
      </w:r>
      <w:proofErr w:type="spellEnd"/>
      <w:r>
        <w:t xml:space="preserve"> top-level architecture.</w:t>
      </w:r>
      <w:bookmarkEnd w:id="173"/>
      <w:bookmarkEnd w:id="174"/>
    </w:p>
    <w:p w14:paraId="3E0915E7" w14:textId="77777777" w:rsidR="00B82E7A" w:rsidRDefault="00B82E7A" w:rsidP="00B82E7A">
      <w:pPr>
        <w:pStyle w:val="Heading4"/>
      </w:pPr>
      <w:bookmarkStart w:id="175" w:name="_Toc354617436"/>
      <w:r>
        <w:t>3.2.1</w:t>
      </w:r>
      <w:r>
        <w:tab/>
      </w:r>
      <w:bookmarkEnd w:id="175"/>
      <w:r>
        <w:t>Core</w:t>
      </w:r>
    </w:p>
    <w:p w14:paraId="7D9A1F6C" w14:textId="5C2F1715" w:rsidR="00B82E7A" w:rsidRPr="001B4026" w:rsidRDefault="00B82E7A" w:rsidP="00B82E7A">
      <w:pPr>
        <w:pStyle w:val="text"/>
      </w:pPr>
      <w:r>
        <w:t xml:space="preserve">The core code includes common classes, common interfaces, helper classes, </w:t>
      </w:r>
      <w:ins w:id="176" w:author="Christine Julien" w:date="2014-11-15T22:03:00Z">
        <w:r w:rsidR="00DB3695">
          <w:t xml:space="preserve">and </w:t>
        </w:r>
      </w:ins>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14:paraId="1CB470A4" w14:textId="77777777" w:rsidR="00B82E7A" w:rsidRDefault="00B82E7A" w:rsidP="00B82E7A">
      <w:pPr>
        <w:pStyle w:val="Heading4"/>
      </w:pPr>
      <w:bookmarkStart w:id="177" w:name="_Toc354617440"/>
      <w:r>
        <w:t>3.2.2</w:t>
      </w:r>
      <w:r>
        <w:tab/>
        <w:t>Presentation layer</w:t>
      </w:r>
      <w:bookmarkEnd w:id="177"/>
      <w:r>
        <w:t xml:space="preserve"> </w:t>
      </w:r>
    </w:p>
    <w:p w14:paraId="5152078A" w14:textId="159561BD" w:rsidR="00366E63" w:rsidRDefault="00B82E7A" w:rsidP="00B82E7A">
      <w:pPr>
        <w:pStyle w:val="text"/>
      </w:pPr>
      <w:r>
        <w:t xml:space="preserve">This layer contains </w:t>
      </w:r>
      <w:ins w:id="178" w:author="Christine Julien" w:date="2014-11-15T22:04:00Z">
        <w:r w:rsidR="00DB3695">
          <w:t xml:space="preserve">the </w:t>
        </w:r>
      </w:ins>
      <w:r>
        <w:t>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14:paraId="52F8094E" w14:textId="77777777"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14:paraId="1089DCD1" w14:textId="77777777" w:rsidR="00B82E7A" w:rsidRDefault="00B82E7A" w:rsidP="00B82E7A">
      <w:pPr>
        <w:pStyle w:val="Heading4"/>
      </w:pPr>
      <w:bookmarkStart w:id="179" w:name="_Toc354617441"/>
      <w:r>
        <w:t>3.2.3</w:t>
      </w:r>
      <w:r>
        <w:tab/>
        <w:t>Application layer</w:t>
      </w:r>
      <w:bookmarkEnd w:id="179"/>
    </w:p>
    <w:p w14:paraId="13E8EB7C" w14:textId="3227BBB5" w:rsidR="00B82E7A" w:rsidRDefault="00B82E7A" w:rsidP="00B82E7A">
      <w:pPr>
        <w:pStyle w:val="text"/>
      </w:pPr>
      <w:r>
        <w:t xml:space="preserve">The application layer consists of all the services employed in this app, including </w:t>
      </w:r>
      <w:ins w:id="180" w:author="Christine Julien" w:date="2014-11-15T22:06:00Z">
        <w:r w:rsidR="000B3C3E">
          <w:t xml:space="preserve">the </w:t>
        </w:r>
      </w:ins>
      <w:r>
        <w:t xml:space="preserve">weather service, location service, and clothes matching service. The purpose of this layer is to implement application logic and provide all the features of the app including organizing </w:t>
      </w:r>
      <w:ins w:id="181" w:author="Christine Julien" w:date="2014-11-15T22:06:00Z">
        <w:r w:rsidR="000B3C3E">
          <w:t xml:space="preserve">the </w:t>
        </w:r>
      </w:ins>
      <w:r>
        <w:t>user’s closet, programmatically suggest</w:t>
      </w:r>
      <w:r w:rsidR="00340371">
        <w:t>ing</w:t>
      </w:r>
      <w:r>
        <w:t xml:space="preserve"> outfits, keep</w:t>
      </w:r>
      <w:r w:rsidR="00340371">
        <w:t>ing</w:t>
      </w:r>
      <w:r>
        <w:t xml:space="preserve"> track of outfit history, and managing </w:t>
      </w:r>
      <w:ins w:id="182" w:author="Christine Julien" w:date="2014-11-15T22:06:00Z">
        <w:r w:rsidR="000B3C3E">
          <w:t xml:space="preserve">the </w:t>
        </w:r>
      </w:ins>
      <w:r>
        <w:t>laundry bag.</w:t>
      </w:r>
      <w:r w:rsidR="00CB7AF1">
        <w:t xml:space="preserve"> This layer contains most of </w:t>
      </w:r>
      <w:ins w:id="183" w:author="Christine Julien" w:date="2014-11-15T22:06:00Z">
        <w:r w:rsidR="000B3C3E">
          <w:t xml:space="preserve">the </w:t>
        </w:r>
      </w:ins>
      <w:r w:rsidR="00CB7AF1">
        <w:t>backend work that we implemented ourselves to send HTTP request</w:t>
      </w:r>
      <w:ins w:id="184" w:author="Christine Julien" w:date="2014-11-15T22:06:00Z">
        <w:r w:rsidR="000B3C3E">
          <w:t>s</w:t>
        </w:r>
      </w:ins>
      <w:r w:rsidR="00CB7AF1">
        <w:t xml:space="preserve"> and parse HTTP response</w:t>
      </w:r>
      <w:ins w:id="185" w:author="Christine Julien" w:date="2014-11-15T22:06:00Z">
        <w:r w:rsidR="000B3C3E">
          <w:t>s</w:t>
        </w:r>
      </w:ins>
      <w:r w:rsidR="00CB7AF1">
        <w:t xml:space="preserve"> from weather and location services, to run our matching algorithm, and to interface with the UI layer above and the data layer below.</w:t>
      </w:r>
    </w:p>
    <w:p w14:paraId="699EB84E" w14:textId="77777777" w:rsidR="00B82E7A" w:rsidRDefault="00B82E7A" w:rsidP="00B82E7A">
      <w:pPr>
        <w:pStyle w:val="Heading4"/>
      </w:pPr>
      <w:bookmarkStart w:id="186" w:name="_Toc354617442"/>
      <w:r>
        <w:t>3.2.4</w:t>
      </w:r>
      <w:r>
        <w:tab/>
      </w:r>
      <w:bookmarkEnd w:id="186"/>
      <w:r>
        <w:t>Data layer</w:t>
      </w:r>
    </w:p>
    <w:p w14:paraId="09117463" w14:textId="07995DFD"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w:t>
      </w:r>
      <w:ins w:id="187" w:author="Christine Julien" w:date="2014-11-15T22:06:00Z">
        <w:r w:rsidR="000B3C3E">
          <w:t xml:space="preserve">the </w:t>
        </w:r>
      </w:ins>
      <w:r>
        <w:t xml:space="preserve">matching service. The purpose of this layer is to provide data management for the app. </w:t>
      </w:r>
      <w:ins w:id="188" w:author="Christine Julien" w:date="2014-11-15T22:06:00Z">
        <w:r w:rsidR="000B3C3E">
          <w:t xml:space="preserve">The </w:t>
        </w:r>
      </w:ins>
      <w:r>
        <w:t xml:space="preserve">SD card was chosen over Cloud storage as </w:t>
      </w:r>
      <w:ins w:id="189" w:author="Christine Julien" w:date="2014-11-15T22:06:00Z">
        <w:r w:rsidR="000B3C3E">
          <w:t xml:space="preserve">the </w:t>
        </w:r>
      </w:ins>
      <w:r>
        <w:lastRenderedPageBreak/>
        <w:t xml:space="preserve">picture storage because we wanted to keep the picture-retrieving latency low </w:t>
      </w:r>
      <w:del w:id="190" w:author="Christine Julien" w:date="2014-11-15T22:07:00Z">
        <w:r w:rsidDel="000B3C3E">
          <w:delText xml:space="preserve">which </w:delText>
        </w:r>
      </w:del>
      <w:ins w:id="191" w:author="Christine Julien" w:date="2014-11-15T22:07:00Z">
        <w:r w:rsidR="000B3C3E">
          <w:t xml:space="preserve">to </w:t>
        </w:r>
      </w:ins>
      <w:del w:id="192" w:author="Christine Julien" w:date="2014-11-15T22:07:00Z">
        <w:r w:rsidDel="000B3C3E">
          <w:delText xml:space="preserve">would </w:delText>
        </w:r>
      </w:del>
      <w:r>
        <w:t>help the responsiveness of the app. For small information, we used</w:t>
      </w:r>
      <w:ins w:id="193" w:author="Christine Julien" w:date="2014-11-15T22:07:00Z">
        <w:r w:rsidR="000B3C3E">
          <w:t xml:space="preserve"> the</w:t>
        </w:r>
      </w:ins>
      <w:r>
        <w:t xml:space="preserve"> Android built-in database SQLite to manage. It should be noted that for each item, only the path to the SD card is saved in the SQLite of the item table and this is how we can link the information in the SQLite database and the pictures in SD card.</w:t>
      </w:r>
    </w:p>
    <w:p w14:paraId="7DAAAA97" w14:textId="77777777" w:rsidR="00B82E7A" w:rsidRPr="00B3693A" w:rsidRDefault="00B82E7A" w:rsidP="00B82E7A">
      <w:pPr>
        <w:pStyle w:val="text"/>
      </w:pPr>
      <w:r>
        <w:t>An overview of the data tables created for the app is shown in Figure 3.3</w:t>
      </w:r>
      <w:r w:rsidR="004F1170">
        <w:t>a and 3.3b</w:t>
      </w:r>
      <w:r>
        <w:t>.</w:t>
      </w:r>
    </w:p>
    <w:p w14:paraId="175F5EA4" w14:textId="77777777" w:rsidR="00B82E7A" w:rsidRDefault="00B82E7A" w:rsidP="00B82E7A">
      <w:pPr>
        <w:pStyle w:val="text"/>
        <w:ind w:firstLine="0"/>
      </w:pPr>
      <w:r>
        <w:object w:dxaOrig="6269" w:dyaOrig="4740" w14:anchorId="73E6ED2F">
          <v:shape id="_x0000_i1035" type="#_x0000_t75" style="width:313.3pt;height:237.45pt" o:ole="">
            <v:imagedata r:id="rId47" o:title=""/>
          </v:shape>
          <o:OLEObject Type="Embed" ProgID="Visio.Drawing.11" ShapeID="_x0000_i1035" DrawAspect="Content" ObjectID="_1351518317" r:id="rId48"/>
        </w:object>
      </w:r>
    </w:p>
    <w:p w14:paraId="40BE6FC0" w14:textId="77777777" w:rsidR="004F1170" w:rsidRDefault="004F1170" w:rsidP="004F1170">
      <w:pPr>
        <w:pStyle w:val="Heading8"/>
        <w:rPr>
          <w:noProof/>
          <w:lang w:eastAsia="zh-CN"/>
        </w:rPr>
      </w:pPr>
      <w:bookmarkStart w:id="194" w:name="_Toc403080408"/>
      <w:r>
        <w:t>Figure 3.3a:</w:t>
      </w:r>
      <w:r>
        <w:tab/>
        <w:t>Database tables populated during run time.</w:t>
      </w:r>
      <w:bookmarkEnd w:id="194"/>
    </w:p>
    <w:p w14:paraId="64D1FF1A" w14:textId="77777777" w:rsidR="00B82E7A" w:rsidRDefault="00B82E7A" w:rsidP="00B82E7A">
      <w:pPr>
        <w:pStyle w:val="text"/>
        <w:ind w:firstLine="0"/>
      </w:pPr>
      <w:r>
        <w:object w:dxaOrig="10040" w:dyaOrig="4843" w14:anchorId="7D2625B2">
          <v:shape id="_x0000_i1036" type="#_x0000_t75" style="width:6in;height:208.35pt" o:ole="">
            <v:imagedata r:id="rId49" o:title=""/>
          </v:shape>
          <o:OLEObject Type="Embed" ProgID="Visio.Drawing.11" ShapeID="_x0000_i1036" DrawAspect="Content" ObjectID="_1351518318" r:id="rId50"/>
        </w:object>
      </w:r>
    </w:p>
    <w:p w14:paraId="673466EE" w14:textId="77777777" w:rsidR="00B82E7A" w:rsidRDefault="00B82E7A" w:rsidP="00B82E7A">
      <w:pPr>
        <w:pStyle w:val="Heading8"/>
      </w:pPr>
      <w:bookmarkStart w:id="195" w:name="_Toc355221573"/>
      <w:bookmarkStart w:id="196" w:name="_Toc403080409"/>
      <w:r>
        <w:t>Figure 3.3</w:t>
      </w:r>
      <w:r w:rsidR="004F1170">
        <w:t>b</w:t>
      </w:r>
      <w:r>
        <w:t>:</w:t>
      </w:r>
      <w:r>
        <w:tab/>
        <w:t>Database tables</w:t>
      </w:r>
      <w:r w:rsidR="004F1170">
        <w:t xml:space="preserve"> for clothes matching algorithm, populated at built time</w:t>
      </w:r>
      <w:r>
        <w:t>.</w:t>
      </w:r>
      <w:bookmarkEnd w:id="195"/>
      <w:bookmarkEnd w:id="196"/>
    </w:p>
    <w:p w14:paraId="605D942C" w14:textId="77777777" w:rsidR="00B82E7A" w:rsidRDefault="00B82E7A" w:rsidP="00B82E7A">
      <w:pPr>
        <w:pStyle w:val="Heading4"/>
      </w:pPr>
      <w:bookmarkStart w:id="197" w:name="_Toc354617443"/>
      <w:r>
        <w:t>3.2.5</w:t>
      </w:r>
      <w:r>
        <w:tab/>
        <w:t>Design patterns</w:t>
      </w:r>
    </w:p>
    <w:p w14:paraId="010A426A" w14:textId="77777777"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14:paraId="01A29B9A" w14:textId="77777777" w:rsidR="00B82E7A" w:rsidRDefault="00B82E7A" w:rsidP="00B82E7A">
      <w:pPr>
        <w:pStyle w:val="Heading5"/>
        <w:tabs>
          <w:tab w:val="center" w:pos="4320"/>
        </w:tabs>
      </w:pPr>
      <w:r>
        <w:t>3.2.5.1 Factory Method Pattern</w:t>
      </w:r>
      <w:r>
        <w:tab/>
      </w:r>
    </w:p>
    <w:p w14:paraId="5638142C" w14:textId="429D5D46" w:rsidR="00B82E7A" w:rsidRDefault="00B82E7A" w:rsidP="00B82E7A">
      <w:pPr>
        <w:pStyle w:val="text"/>
      </w:pPr>
      <w:r>
        <w:t xml:space="preserve">This pattern is applied to create different concrete storage types. </w:t>
      </w:r>
      <w:ins w:id="198" w:author="Christine Julien" w:date="2014-11-15T22:07:00Z">
        <w:r w:rsidR="000B3C3E">
          <w:t xml:space="preserve">The </w:t>
        </w:r>
      </w:ins>
      <w:r>
        <w:t xml:space="preserve">SD card is chosen at the moment </w:t>
      </w:r>
      <w:del w:id="199" w:author="Christine Julien" w:date="2014-11-15T22:08:00Z">
        <w:r w:rsidDel="000B3C3E">
          <w:delText xml:space="preserve">is </w:delText>
        </w:r>
      </w:del>
      <w:ins w:id="200" w:author="Christine Julien" w:date="2014-11-15T22:08:00Z">
        <w:r w:rsidR="000B3C3E">
          <w:t xml:space="preserve">for </w:t>
        </w:r>
      </w:ins>
      <w:r>
        <w:t xml:space="preserve">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t>
      </w:r>
      <w:del w:id="201" w:author="Christine Julien" w:date="2014-11-15T22:08:00Z">
        <w:r w:rsidDel="000B3C3E">
          <w:delText xml:space="preserve">with </w:delText>
        </w:r>
      </w:del>
      <w:ins w:id="202" w:author="Christine Julien" w:date="2014-11-15T22:08:00Z">
        <w:r w:rsidR="000B3C3E">
          <w:t xml:space="preserve">from </w:t>
        </w:r>
      </w:ins>
      <w:r>
        <w:t xml:space="preserve">its use. In addition, </w:t>
      </w:r>
      <w:ins w:id="203" w:author="Christine Julien" w:date="2014-11-15T22:08:00Z">
        <w:r w:rsidR="000B3C3E">
          <w:t xml:space="preserve">a </w:t>
        </w:r>
      </w:ins>
      <w:r>
        <w:t xml:space="preserve">new storage </w:t>
      </w:r>
      <w:del w:id="204" w:author="Christine Julien" w:date="2014-11-15T22:08:00Z">
        <w:r w:rsidDel="000B3C3E">
          <w:delText xml:space="preserve">it </w:delText>
        </w:r>
      </w:del>
      <w:ins w:id="205" w:author="Christine Julien" w:date="2014-11-15T22:08:00Z">
        <w:r w:rsidR="000B3C3E">
          <w:t xml:space="preserve">type </w:t>
        </w:r>
      </w:ins>
      <w:r>
        <w:t xml:space="preserve">will not affect </w:t>
      </w:r>
      <w:ins w:id="206" w:author="Christine Julien" w:date="2014-11-15T22:08:00Z">
        <w:r w:rsidR="000B3C3E">
          <w:t xml:space="preserve">the </w:t>
        </w:r>
      </w:ins>
      <w:r>
        <w:t>Creator class. Figure 3.9 follows the Factory Method Pattern defined in [HFDP] to illustrate the deployment in our app.</w:t>
      </w:r>
    </w:p>
    <w:p w14:paraId="406ACE49" w14:textId="77777777" w:rsidR="00B82E7A" w:rsidRDefault="00B82E7A" w:rsidP="00B82E7A">
      <w:pPr>
        <w:pStyle w:val="text"/>
      </w:pPr>
    </w:p>
    <w:p w14:paraId="5C78A022" w14:textId="77777777" w:rsidR="00E03212" w:rsidRPr="00E03212" w:rsidRDefault="00B82E7A" w:rsidP="00E03212">
      <w:r>
        <w:object w:dxaOrig="10778" w:dyaOrig="4105" w14:anchorId="3B812728">
          <v:shape id="_x0000_i1037" type="#_x0000_t75" style="width:6in;height:163.9pt" o:ole="">
            <v:imagedata r:id="rId51" o:title=""/>
          </v:shape>
          <o:OLEObject Type="Embed" ProgID="Visio.Drawing.11" ShapeID="_x0000_i1037" DrawAspect="Content" ObjectID="_1351518319" r:id="rId52"/>
        </w:object>
      </w:r>
    </w:p>
    <w:p w14:paraId="1AA41B7C" w14:textId="77777777" w:rsidR="00B82E7A" w:rsidRDefault="00B82E7A" w:rsidP="00B82E7A">
      <w:pPr>
        <w:pStyle w:val="Heading8"/>
      </w:pPr>
      <w:bookmarkStart w:id="207" w:name="_Toc403080410"/>
      <w:r>
        <w:t>Figure 3.4:</w:t>
      </w:r>
      <w:r>
        <w:tab/>
        <w:t>Factory Method Pattern for storage.</w:t>
      </w:r>
      <w:bookmarkEnd w:id="207"/>
    </w:p>
    <w:p w14:paraId="24BF2370" w14:textId="2A1013FB" w:rsidR="00B82E7A" w:rsidRPr="00AF146F" w:rsidRDefault="00B82E7A" w:rsidP="00B82E7A">
      <w:pPr>
        <w:pStyle w:val="text"/>
      </w:pPr>
      <w:r>
        <w:t xml:space="preserve">In Figure 3.4, the abstract Creator class is </w:t>
      </w:r>
      <w:proofErr w:type="spellStart"/>
      <w:r>
        <w:t>StorageFactory</w:t>
      </w:r>
      <w:proofErr w:type="spellEnd"/>
      <w:ins w:id="208" w:author="Christine Julien" w:date="2014-11-15T22:08:00Z">
        <w:r w:rsidR="000B3C3E">
          <w:t>,</w:t>
        </w:r>
      </w:ins>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14:paraId="53BF4CCA" w14:textId="77777777" w:rsidR="00B82E7A" w:rsidRDefault="00B82E7A" w:rsidP="00B82E7A">
      <w:pPr>
        <w:pStyle w:val="Heading5"/>
      </w:pPr>
      <w:r>
        <w:t>3.2.5.2 Abstract Factory Pattern</w:t>
      </w:r>
    </w:p>
    <w:p w14:paraId="6CF1B7B3" w14:textId="0EF3044B" w:rsidR="00693F91" w:rsidRDefault="000B3C3E" w:rsidP="00693F91">
      <w:pPr>
        <w:pStyle w:val="text"/>
      </w:pPr>
      <w:ins w:id="209" w:author="Christine Julien" w:date="2014-11-15T22:09:00Z">
        <w:r>
          <w:t xml:space="preserve">The </w:t>
        </w:r>
      </w:ins>
      <w:r w:rsidR="00B82E7A">
        <w:t xml:space="preserve">Clothes Matching service </w:t>
      </w:r>
      <w:del w:id="210" w:author="Christine Julien" w:date="2014-11-15T22:09:00Z">
        <w:r w:rsidR="00B82E7A" w:rsidDel="000B3C3E">
          <w:delText xml:space="preserve">is </w:delText>
        </w:r>
      </w:del>
      <w:r w:rsidR="00B82E7A">
        <w:t>consist</w:t>
      </w:r>
      <w:ins w:id="211" w:author="Christine Julien" w:date="2014-11-15T22:09:00Z">
        <w:r>
          <w:t>s</w:t>
        </w:r>
      </w:ins>
      <w:del w:id="212" w:author="Christine Julien" w:date="2014-11-15T22:09:00Z">
        <w:r w:rsidR="00B82E7A" w:rsidDel="000B3C3E">
          <w:delText>ed</w:delText>
        </w:r>
      </w:del>
      <w:r w:rsidR="00B82E7A">
        <w:t xml:space="preserve"> of five steps. While step</w:t>
      </w:r>
      <w:r w:rsidR="00C34B71">
        <w:t>s</w:t>
      </w:r>
      <w:r w:rsidR="00B82E7A">
        <w:t xml:space="preserve"> one and two can be filtered by querying the database, steps three to five require more complicated implementation </w:t>
      </w:r>
      <w:commentRangeStart w:id="213"/>
      <w:r w:rsidR="00B82E7A">
        <w:t xml:space="preserve">based on gender </w:t>
      </w:r>
      <w:commentRangeEnd w:id="213"/>
      <w:r w:rsidR="00274B08">
        <w:rPr>
          <w:rStyle w:val="CommentReference"/>
        </w:rPr>
        <w:commentReference w:id="213"/>
      </w:r>
      <w:r w:rsidR="00B82E7A">
        <w:t xml:space="preserve">(limited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w:t>
      </w:r>
      <w:del w:id="214" w:author="Christine Julien" w:date="2014-11-16T16:20:00Z">
        <w:r w:rsidR="00B82E7A" w:rsidDel="00274B08">
          <w:delText xml:space="preserve">led </w:delText>
        </w:r>
      </w:del>
      <w:ins w:id="215" w:author="Christine Julien" w:date="2014-11-16T16:20:00Z">
        <w:r w:rsidR="00274B08">
          <w:t xml:space="preserve">enables </w:t>
        </w:r>
      </w:ins>
      <w:r w:rsidR="00B82E7A">
        <w:t xml:space="preserve">us </w:t>
      </w:r>
      <w:r w:rsidR="008C5057">
        <w:t xml:space="preserve">to </w:t>
      </w:r>
      <w:r w:rsidR="00B82E7A">
        <w:t>expand to a variety of genders if we need to in the future. Once the user</w:t>
      </w:r>
      <w:del w:id="216" w:author="Christine Julien" w:date="2014-11-16T16:20:00Z">
        <w:r w:rsidR="00B82E7A" w:rsidDel="00274B08">
          <w:delText>s</w:delText>
        </w:r>
      </w:del>
      <w:r w:rsidR="00B82E7A">
        <w:t xml:space="preserve"> register</w:t>
      </w:r>
      <w:ins w:id="217" w:author="Christine Julien" w:date="2014-11-16T16:20:00Z">
        <w:r w:rsidR="00274B08">
          <w:t>s</w:t>
        </w:r>
      </w:ins>
      <w:r w:rsidR="00B82E7A">
        <w:t xml:space="preserve"> </w:t>
      </w:r>
      <w:del w:id="218" w:author="Christine Julien" w:date="2014-11-16T16:20:00Z">
        <w:r w:rsidR="00B82E7A" w:rsidDel="00274B08">
          <w:delText xml:space="preserve">their </w:delText>
        </w:r>
      </w:del>
      <w:ins w:id="219" w:author="Christine Julien" w:date="2014-11-16T16:20:00Z">
        <w:r w:rsidR="00274B08">
          <w:t xml:space="preserve">his or her </w:t>
        </w:r>
      </w:ins>
      <w:r w:rsidR="00B82E7A">
        <w:t>genders, we can subsequently assign the correct matching steps. Figure 3.5 and Figure 3.6 follows the Abstract Factory Pattern defined in [HFDP] to illustrate the deployment in our app.</w:t>
      </w:r>
    </w:p>
    <w:p w14:paraId="10213176" w14:textId="77777777" w:rsidR="00E03212" w:rsidRDefault="00693F91" w:rsidP="00693F91">
      <w:pPr>
        <w:pStyle w:val="text"/>
      </w:pPr>
      <w:r>
        <w:rPr>
          <w:noProof/>
        </w:rPr>
        <w:lastRenderedPageBreak/>
        <w:drawing>
          <wp:inline distT="0" distB="0" distL="0" distR="0" wp14:anchorId="64C80F5B" wp14:editId="6A02107D">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14:paraId="647330D7" w14:textId="77777777" w:rsidR="00934348" w:rsidRDefault="00B82E7A" w:rsidP="00246DA7">
      <w:pPr>
        <w:pStyle w:val="Heading8"/>
        <w:rPr>
          <w:noProof/>
          <w:lang w:eastAsia="zh-CN"/>
        </w:rPr>
      </w:pPr>
      <w:bookmarkStart w:id="220"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220"/>
    </w:p>
    <w:p w14:paraId="3225920E" w14:textId="77777777" w:rsidR="00773399" w:rsidRDefault="00693F91" w:rsidP="00773399">
      <w:r>
        <w:rPr>
          <w:noProof/>
        </w:rPr>
        <w:drawing>
          <wp:inline distT="0" distB="0" distL="0" distR="0" wp14:anchorId="6C3F83F8" wp14:editId="5BB6A4E6">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14:paraId="6660F6C7" w14:textId="77777777" w:rsidR="00246DA7" w:rsidRDefault="00242CEC" w:rsidP="00693F91">
      <w:pPr>
        <w:pStyle w:val="Heading8"/>
      </w:pPr>
      <w:bookmarkStart w:id="221"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221"/>
    </w:p>
    <w:p w14:paraId="30E82C60" w14:textId="77777777" w:rsidR="00B82E7A" w:rsidRDefault="00B82E7A" w:rsidP="00B82E7A">
      <w:pPr>
        <w:pStyle w:val="Heading5"/>
      </w:pPr>
      <w:r>
        <w:lastRenderedPageBreak/>
        <w:t>3.2.5.2 Template Pattern</w:t>
      </w:r>
    </w:p>
    <w:p w14:paraId="55FB30EC" w14:textId="39A83BAF"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w:t>
      </w:r>
      <w:ins w:id="222" w:author="Christine Julien" w:date="2014-11-16T16:20:00Z">
        <w:r w:rsidR="0066100F">
          <w:t>s</w:t>
        </w:r>
      </w:ins>
      <w:r>
        <w:t xml:space="preserve">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w:t>
      </w:r>
      <w:ins w:id="223" w:author="Christine Julien" w:date="2014-11-16T16:20:00Z">
        <w:r w:rsidR="0066100F">
          <w:t>s</w:t>
        </w:r>
      </w:ins>
      <w:r>
        <w:t xml:space="preserve">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14:paraId="2090A39B" w14:textId="77777777" w:rsidR="00B82E7A" w:rsidRDefault="00B82E7A" w:rsidP="00B82E7A">
      <w:pPr>
        <w:pStyle w:val="text"/>
      </w:pPr>
    </w:p>
    <w:p w14:paraId="67E12AED" w14:textId="77777777" w:rsidR="00B82E7A" w:rsidRPr="00AF1AF6" w:rsidRDefault="00B82E7A" w:rsidP="00B82E7A">
      <w:pPr>
        <w:pStyle w:val="Heading3"/>
      </w:pPr>
      <w:bookmarkStart w:id="224" w:name="_Toc403411391"/>
      <w:r w:rsidRPr="00AF1AF6">
        <w:t>3.3</w:t>
      </w:r>
      <w:r w:rsidRPr="00AF1AF6">
        <w:tab/>
        <w:t>Class diagrams</w:t>
      </w:r>
      <w:bookmarkEnd w:id="197"/>
      <w:bookmarkEnd w:id="224"/>
    </w:p>
    <w:p w14:paraId="4438BA16" w14:textId="03902255" w:rsidR="00B82E7A" w:rsidRDefault="00B82E7A" w:rsidP="00B82E7A">
      <w:pPr>
        <w:pStyle w:val="text"/>
      </w:pPr>
      <w:r>
        <w:t>Figure 3.</w:t>
      </w:r>
      <w:r w:rsidR="003E62E0">
        <w:t>7</w:t>
      </w:r>
      <w:r>
        <w:t xml:space="preserve"> displays a simplified class diagram</w:t>
      </w:r>
      <w:ins w:id="225" w:author="Christine Julien" w:date="2014-11-16T16:20:00Z">
        <w:r w:rsidR="00C34183">
          <w:t>,</w:t>
        </w:r>
      </w:ins>
      <w:r>
        <w:t xml:space="preserve"> which consists of </w:t>
      </w:r>
      <w:ins w:id="226" w:author="Christine Julien" w:date="2014-11-16T16:21:00Z">
        <w:r w:rsidR="00C34183">
          <w:t xml:space="preserve">the </w:t>
        </w:r>
      </w:ins>
      <w:r>
        <w:t xml:space="preserve">main classes such as item information, user profile, place record (or location), weather information, </w:t>
      </w:r>
      <w:ins w:id="227" w:author="Christine Julien" w:date="2014-11-16T16:21:00Z">
        <w:r w:rsidR="00C34183">
          <w:t>four</w:t>
        </w:r>
      </w:ins>
      <w:del w:id="228" w:author="Christine Julien" w:date="2014-11-16T16:21:00Z">
        <w:r w:rsidDel="00C34183">
          <w:delText>4</w:delText>
        </w:r>
      </w:del>
      <w:r>
        <w:t xml:space="preserve"> main UI fragments, and how they are linked together. </w:t>
      </w:r>
      <w:commentRangeStart w:id="229"/>
      <w:r>
        <w:t xml:space="preserve">It is easy to recognize most of the UI fragments classes were designed to decouple as much as possible from the core classes for expansibility and flexibility. </w:t>
      </w:r>
      <w:commentRangeEnd w:id="229"/>
      <w:r w:rsidR="00C34183">
        <w:rPr>
          <w:rStyle w:val="CommentReference"/>
        </w:rPr>
        <w:commentReference w:id="229"/>
      </w:r>
      <w:r>
        <w:t xml:space="preserve">Throughout this project, </w:t>
      </w:r>
      <w:commentRangeStart w:id="230"/>
      <w:r>
        <w:t xml:space="preserve">this goal </w:t>
      </w:r>
      <w:commentRangeEnd w:id="230"/>
      <w:r w:rsidR="00C34183">
        <w:rPr>
          <w:rStyle w:val="CommentReference"/>
        </w:rPr>
        <w:commentReference w:id="230"/>
      </w:r>
      <w:r>
        <w:t>is always treated as the highest priority in our design.</w:t>
      </w:r>
    </w:p>
    <w:p w14:paraId="4F47BEB9" w14:textId="77777777" w:rsidR="00B82E7A" w:rsidRDefault="00B82E7A" w:rsidP="00B82E7A">
      <w:pPr>
        <w:pStyle w:val="text"/>
      </w:pPr>
    </w:p>
    <w:p w14:paraId="0E6CAC28" w14:textId="77777777" w:rsidR="00B175D6" w:rsidRDefault="00B175D6" w:rsidP="00B82E7A">
      <w:pPr>
        <w:pStyle w:val="text"/>
      </w:pPr>
    </w:p>
    <w:p w14:paraId="7A15320D" w14:textId="77777777" w:rsidR="00B175D6" w:rsidRDefault="00B175D6" w:rsidP="00B82E7A">
      <w:pPr>
        <w:pStyle w:val="text"/>
      </w:pPr>
    </w:p>
    <w:p w14:paraId="1A2E0D6B" w14:textId="77777777" w:rsidR="00B175D6" w:rsidRDefault="00B175D6" w:rsidP="00B82E7A">
      <w:pPr>
        <w:pStyle w:val="text"/>
      </w:pPr>
    </w:p>
    <w:p w14:paraId="73C57C8A" w14:textId="77777777" w:rsidR="00B175D6" w:rsidRDefault="00B175D6" w:rsidP="00B82E7A">
      <w:pPr>
        <w:pStyle w:val="text"/>
      </w:pPr>
    </w:p>
    <w:p w14:paraId="7A479C96" w14:textId="77777777" w:rsidR="00B175D6" w:rsidRDefault="00B175D6" w:rsidP="00B82E7A">
      <w:pPr>
        <w:pStyle w:val="text"/>
      </w:pPr>
    </w:p>
    <w:p w14:paraId="284F1A68" w14:textId="77777777" w:rsidR="00B175D6" w:rsidRDefault="00B175D6" w:rsidP="00B82E7A">
      <w:pPr>
        <w:pStyle w:val="text"/>
      </w:pPr>
    </w:p>
    <w:p w14:paraId="7DB4E19E" w14:textId="77777777" w:rsidR="00B175D6" w:rsidRDefault="00B175D6" w:rsidP="00B82E7A">
      <w:pPr>
        <w:pStyle w:val="text"/>
      </w:pPr>
    </w:p>
    <w:p w14:paraId="1F406270" w14:textId="77777777" w:rsidR="00B82E7A" w:rsidRDefault="00D537FA" w:rsidP="00B82E7A">
      <w:pPr>
        <w:pStyle w:val="text"/>
        <w:ind w:firstLine="0"/>
      </w:pPr>
      <w:r>
        <w:rPr>
          <w:noProof/>
        </w:rPr>
        <w:lastRenderedPageBreak/>
        <w:drawing>
          <wp:inline distT="0" distB="0" distL="0" distR="0" wp14:anchorId="08E0E34D" wp14:editId="367CA8FC">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14:paraId="040D15DE" w14:textId="77777777" w:rsidR="00B82E7A" w:rsidRDefault="00B82E7A" w:rsidP="0033012E">
      <w:pPr>
        <w:pStyle w:val="Heading8"/>
        <w:rPr>
          <w:b/>
          <w:sz w:val="28"/>
        </w:rPr>
      </w:pPr>
      <w:bookmarkStart w:id="231" w:name="_Toc355221574"/>
      <w:bookmarkStart w:id="232" w:name="_Toc403080413"/>
      <w:r>
        <w:t>Figure 3.</w:t>
      </w:r>
      <w:r w:rsidR="003E62E0">
        <w:t>7</w:t>
      </w:r>
      <w:r>
        <w:t>:</w:t>
      </w:r>
      <w:r>
        <w:tab/>
      </w:r>
      <w:proofErr w:type="spellStart"/>
      <w:r>
        <w:t>ClosetStylist</w:t>
      </w:r>
      <w:proofErr w:type="spellEnd"/>
      <w:r>
        <w:t xml:space="preserve"> class diagram.</w:t>
      </w:r>
      <w:bookmarkEnd w:id="231"/>
      <w:bookmarkEnd w:id="232"/>
    </w:p>
    <w:p w14:paraId="050C9B73" w14:textId="77777777" w:rsidR="00B82E7A" w:rsidRDefault="00B82E7A" w:rsidP="00B82E7A">
      <w:pPr>
        <w:pStyle w:val="Heading2"/>
      </w:pPr>
      <w:bookmarkStart w:id="233" w:name="_Toc354617444"/>
      <w:bookmarkStart w:id="234" w:name="_Toc403411392"/>
      <w:r>
        <w:lastRenderedPageBreak/>
        <w:t xml:space="preserve">Chapter </w:t>
      </w:r>
      <w:bookmarkEnd w:id="233"/>
      <w:r>
        <w:t>4 Results</w:t>
      </w:r>
      <w:bookmarkEnd w:id="234"/>
    </w:p>
    <w:p w14:paraId="4FB44E49" w14:textId="65B84708" w:rsidR="00B82E7A" w:rsidRPr="007A04D2" w:rsidRDefault="00B82E7A" w:rsidP="00B82E7A">
      <w:pPr>
        <w:pStyle w:val="text"/>
      </w:pPr>
      <w:proofErr w:type="spellStart"/>
      <w:r>
        <w:t>Closet</w:t>
      </w:r>
      <w:ins w:id="235" w:author="Christine Julien" w:date="2014-11-16T16:30:00Z">
        <w:r w:rsidR="00C34183">
          <w:t>S</w:t>
        </w:r>
      </w:ins>
      <w:del w:id="236" w:author="Christine Julien" w:date="2014-11-16T16:30:00Z">
        <w:r w:rsidDel="00C34183">
          <w:delText>s</w:delText>
        </w:r>
      </w:del>
      <w:r>
        <w:t>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14:paraId="532C399C" w14:textId="77777777" w:rsidR="00B82E7A" w:rsidRDefault="00B82E7A" w:rsidP="00B82E7A">
      <w:pPr>
        <w:pStyle w:val="Heading3"/>
      </w:pPr>
      <w:bookmarkStart w:id="237" w:name="_Toc354617445"/>
      <w:bookmarkStart w:id="238" w:name="_Toc403411393"/>
      <w:r>
        <w:t>4.1</w:t>
      </w:r>
      <w:r>
        <w:tab/>
      </w:r>
      <w:bookmarkEnd w:id="237"/>
      <w:r>
        <w:t>Outfit Of The Day Result</w:t>
      </w:r>
      <w:bookmarkEnd w:id="238"/>
    </w:p>
    <w:p w14:paraId="62AAEF82" w14:textId="77777777"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14:paraId="52B34643" w14:textId="77777777"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14:paraId="429B51BB" w14:textId="77777777" w:rsidR="00B82E7A" w:rsidRDefault="00B82E7A" w:rsidP="00B82E7A">
      <w:pPr>
        <w:pStyle w:val="text"/>
        <w:numPr>
          <w:ilvl w:val="0"/>
          <w:numId w:val="18"/>
        </w:numPr>
      </w:pPr>
      <w:r>
        <w:t xml:space="preserve">If the closet does not have many items in various styles, the service will recommend very similar outfits. </w:t>
      </w:r>
    </w:p>
    <w:p w14:paraId="5B9B4128" w14:textId="77777777" w:rsidR="00B82E7A" w:rsidRDefault="00B82E7A" w:rsidP="00B82E7A">
      <w:pPr>
        <w:pStyle w:val="text"/>
        <w:numPr>
          <w:ilvl w:val="0"/>
          <w:numId w:val="18"/>
        </w:numPr>
      </w:pPr>
      <w:r>
        <w:t xml:space="preserve">If there are many items in the same style, the algorithm tends to provide the same suggestion lists for different occasions. </w:t>
      </w:r>
    </w:p>
    <w:p w14:paraId="6E1F8DA5" w14:textId="7D7EE6D3" w:rsidR="00B82E7A" w:rsidRDefault="00B82E7A" w:rsidP="00B82E7A">
      <w:pPr>
        <w:pStyle w:val="text"/>
        <w:numPr>
          <w:ilvl w:val="0"/>
          <w:numId w:val="18"/>
        </w:numPr>
      </w:pPr>
      <w:r>
        <w:lastRenderedPageBreak/>
        <w:t>At the moment, the suggestion list is not much differen</w:t>
      </w:r>
      <w:ins w:id="239" w:author="Christine Julien" w:date="2014-11-16T16:36:00Z">
        <w:r w:rsidR="001B0F9F">
          <w:t>t</w:t>
        </w:r>
      </w:ins>
      <w:del w:id="240" w:author="Christine Julien" w:date="2014-11-16T16:36:00Z">
        <w:r w:rsidDel="001B0F9F">
          <w:delText>ce</w:delText>
        </w:r>
      </w:del>
      <w:r>
        <w:t xml:space="preserv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14:paraId="4B89E548" w14:textId="77777777" w:rsidR="00B82E7A" w:rsidRDefault="00B82E7A" w:rsidP="00B82E7A">
      <w:pPr>
        <w:pStyle w:val="text"/>
        <w:numPr>
          <w:ilvl w:val="0"/>
          <w:numId w:val="18"/>
        </w:numPr>
      </w:pPr>
      <w:r>
        <w:t>When the weather is cold, the outer item is not changed drastically when traversing through the suggested outfit list.</w:t>
      </w:r>
    </w:p>
    <w:p w14:paraId="042DDC31" w14:textId="77777777"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14:paraId="6E64FFE4" w14:textId="77777777" w:rsidR="00B82E7A" w:rsidRDefault="00B82E7A" w:rsidP="00B82E7A">
      <w:pPr>
        <w:pStyle w:val="Heading3"/>
      </w:pPr>
      <w:bookmarkStart w:id="241" w:name="_Toc354617446"/>
      <w:bookmarkStart w:id="242" w:name="_Toc403411394"/>
      <w:r>
        <w:t>4.2</w:t>
      </w:r>
      <w:r>
        <w:tab/>
      </w:r>
      <w:bookmarkEnd w:id="241"/>
      <w:r>
        <w:t>Display Picture</w:t>
      </w:r>
      <w:bookmarkEnd w:id="242"/>
    </w:p>
    <w:p w14:paraId="33B9C198" w14:textId="09E83220" w:rsidR="00B82E7A" w:rsidRDefault="00B82E7A" w:rsidP="00B82E7A">
      <w:pPr>
        <w:pStyle w:val="text"/>
      </w:pPr>
      <w:r>
        <w:t xml:space="preserve">Loading images of garments is critical for most of the features of this app. </w:t>
      </w:r>
      <w:del w:id="243" w:author="Christine Julien" w:date="2014-11-16T16:38:00Z">
        <w:r w:rsidDel="001B0F9F">
          <w:delText xml:space="preserve">To </w:delText>
        </w:r>
      </w:del>
      <w:ins w:id="244" w:author="Christine Julien" w:date="2014-11-16T16:37:00Z">
        <w:r w:rsidR="001B0F9F">
          <w:t>D</w:t>
        </w:r>
      </w:ins>
      <w:del w:id="245" w:author="Christine Julien" w:date="2014-11-16T16:37:00Z">
        <w:r w:rsidDel="001B0F9F">
          <w:delText>d</w:delText>
        </w:r>
      </w:del>
      <w:r>
        <w:t>isplay</w:t>
      </w:r>
      <w:ins w:id="246" w:author="Christine Julien" w:date="2014-11-16T16:38:00Z">
        <w:r w:rsidR="001B0F9F">
          <w:t>ing</w:t>
        </w:r>
      </w:ins>
      <w:r>
        <w:t xml:space="preserve"> the pictures taken by the cell phones bears a lot of unanticipated problems. Android devices have a limitation </w:t>
      </w:r>
      <w:r w:rsidR="00F06EFD">
        <w:t xml:space="preserve">as little as </w:t>
      </w:r>
      <w:r>
        <w:t xml:space="preserve">16MB memory for an application due to the constrained system resource of handheld devices. Rich images taken by cell phones usually have </w:t>
      </w:r>
      <w:del w:id="247" w:author="Christine Julien" w:date="2014-11-16T16:38:00Z">
        <w:r w:rsidDel="001B0F9F">
          <w:delText xml:space="preserve">the </w:delText>
        </w:r>
      </w:del>
      <w:ins w:id="248" w:author="Christine Julien" w:date="2014-11-16T16:38:00Z">
        <w:r w:rsidR="001B0F9F">
          <w:t>a</w:t>
        </w:r>
        <w:r w:rsidR="001B0F9F">
          <w:t xml:space="preserve"> </w:t>
        </w:r>
      </w:ins>
      <w:r>
        <w:t xml:space="preserve">size in </w:t>
      </w:r>
      <w:ins w:id="249" w:author="Christine Julien" w:date="2014-11-16T16:38:00Z">
        <w:r w:rsidR="001B0F9F">
          <w:t>m</w:t>
        </w:r>
      </w:ins>
      <w:del w:id="250" w:author="Christine Julien" w:date="2014-11-16T16:38:00Z">
        <w:r w:rsidDel="001B0F9F">
          <w:delText>M</w:delText>
        </w:r>
      </w:del>
      <w:r>
        <w:t>ega</w:t>
      </w:r>
      <w:del w:id="251" w:author="Christine Julien" w:date="2014-11-16T16:38:00Z">
        <w:r w:rsidDel="001B0F9F">
          <w:delText xml:space="preserve"> </w:delText>
        </w:r>
      </w:del>
      <w:ins w:id="252" w:author="Christine Julien" w:date="2014-11-16T16:38:00Z">
        <w:r w:rsidR="001B0F9F">
          <w:t>b</w:t>
        </w:r>
      </w:ins>
      <w:del w:id="253" w:author="Christine Julien" w:date="2014-11-16T16:38:00Z">
        <w:r w:rsidDel="001B0F9F">
          <w:delText>B</w:delText>
        </w:r>
      </w:del>
      <w:r>
        <w:t>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xml:space="preserve">: bitmap size exceeds VM budget.” To avoid these types of exceptions, images must be processed before </w:t>
      </w:r>
      <w:ins w:id="254" w:author="Christine Julien" w:date="2014-11-16T16:38:00Z">
        <w:r w:rsidR="001B0F9F">
          <w:t xml:space="preserve">being </w:t>
        </w:r>
      </w:ins>
      <w:r>
        <w:t>loaded in the app.</w:t>
      </w:r>
    </w:p>
    <w:p w14:paraId="7844B01E" w14:textId="0D1D097F" w:rsidR="00B82E7A" w:rsidRDefault="00B82E7A" w:rsidP="00B82E7A">
      <w:pPr>
        <w:pStyle w:val="text"/>
      </w:pPr>
      <w:r>
        <w:t xml:space="preserve">[DAN] provides guidelines and sample code to process images off the UI thread, and then load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w:t>
      </w:r>
      <w:ins w:id="255" w:author="Christine Julien" w:date="2014-11-16T16:38:00Z">
        <w:r w:rsidR="001B0F9F">
          <w:t xml:space="preserve">a </w:t>
        </w:r>
      </w:ins>
      <w:r>
        <w:t xml:space="preserve">list of </w:t>
      </w:r>
      <w:ins w:id="256" w:author="Christine Julien" w:date="2014-11-16T16:38:00Z">
        <w:r w:rsidR="001B0F9F">
          <w:t xml:space="preserve">the </w:t>
        </w:r>
      </w:ins>
      <w:r>
        <w:t>images in My Closet screen or multiple images in Outfit of the Day screen smoothly as the user scrolled up and down.</w:t>
      </w:r>
    </w:p>
    <w:p w14:paraId="7E256F2C" w14:textId="77777777" w:rsidR="00B82E7A" w:rsidRDefault="00B82E7A" w:rsidP="00B82E7A">
      <w:pPr>
        <w:pStyle w:val="Heading3"/>
      </w:pPr>
      <w:bookmarkStart w:id="257" w:name="_Toc354617447"/>
      <w:bookmarkStart w:id="258" w:name="_Toc403411395"/>
      <w:r>
        <w:lastRenderedPageBreak/>
        <w:t>4.3</w:t>
      </w:r>
      <w:r>
        <w:tab/>
      </w:r>
      <w:bookmarkEnd w:id="257"/>
      <w:r>
        <w:t>Weather service and location service</w:t>
      </w:r>
      <w:bookmarkEnd w:id="258"/>
    </w:p>
    <w:p w14:paraId="7D26E9FC" w14:textId="17F04542"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w:t>
      </w:r>
      <w:ins w:id="259" w:author="Christine Julien" w:date="2014-11-16T16:39:00Z">
        <w:r w:rsidR="00A53013">
          <w:t xml:space="preserve">the </w:t>
        </w:r>
      </w:ins>
      <w:r>
        <w:t xml:space="preserve">current location, and then obtains the weather information from Open Weather Map service. </w:t>
      </w:r>
    </w:p>
    <w:p w14:paraId="58EB6441" w14:textId="779DB9AF"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w:t>
      </w:r>
      <w:del w:id="260" w:author="Christine Julien" w:date="2014-11-16T16:39:00Z">
        <w:r w:rsidDel="00A53013">
          <w:delText xml:space="preserve">as other tracking app </w:delText>
        </w:r>
      </w:del>
      <w:r>
        <w:t>with the assumption that the weather within a city d</w:t>
      </w:r>
      <w:r w:rsidR="00434739">
        <w:t>id</w:t>
      </w:r>
      <w:r>
        <w:t xml:space="preserve"> not change significantly.</w:t>
      </w:r>
    </w:p>
    <w:p w14:paraId="5971E741" w14:textId="2BCA96CE" w:rsidR="00B82E7A" w:rsidRPr="002F2DF6" w:rsidRDefault="00B82E7A" w:rsidP="00B82E7A">
      <w:pPr>
        <w:pStyle w:val="text"/>
      </w:pPr>
      <w:r>
        <w:t>Regarding the weather, we compare</w:t>
      </w:r>
      <w:r w:rsidR="00434739">
        <w:t>d</w:t>
      </w:r>
      <w:r>
        <w:t xml:space="preserve"> </w:t>
      </w:r>
      <w:r w:rsidR="001905E9">
        <w:t xml:space="preserve">the temperature returned from </w:t>
      </w:r>
      <w:ins w:id="261" w:author="Christine Julien" w:date="2014-11-16T16:39:00Z">
        <w:r w:rsidR="00A53013">
          <w:t xml:space="preserve">the </w:t>
        </w:r>
      </w:ins>
      <w:r w:rsidR="001905E9">
        <w:t>Open Weather</w:t>
      </w:r>
      <w:r w:rsidR="005426CE">
        <w:t xml:space="preserve"> Map</w:t>
      </w:r>
      <w:r w:rsidR="001905E9">
        <w:t xml:space="preserve"> service </w:t>
      </w:r>
      <w:r>
        <w:t>with the weather.com information</w:t>
      </w:r>
      <w:ins w:id="262" w:author="Christine Julien" w:date="2014-11-16T16:39:00Z">
        <w:r w:rsidR="00A53013">
          <w:t>,</w:t>
        </w:r>
      </w:ins>
      <w:r>
        <w:t xml:space="preserve">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14:paraId="01C19A0F" w14:textId="77777777" w:rsidR="00B82E7A" w:rsidRDefault="00B82E7A" w:rsidP="00B82E7A">
      <w:pPr>
        <w:pStyle w:val="Heading3"/>
      </w:pPr>
      <w:bookmarkStart w:id="263" w:name="_Toc403411396"/>
      <w:r>
        <w:t>4.4</w:t>
      </w:r>
      <w:r>
        <w:tab/>
        <w:t>Screenshots</w:t>
      </w:r>
      <w:bookmarkEnd w:id="263"/>
    </w:p>
    <w:p w14:paraId="7B3FE512" w14:textId="5906D5AC" w:rsidR="001D0FFE" w:rsidRDefault="00B82E7A" w:rsidP="00B82E7A">
      <w:pPr>
        <w:pStyle w:val="text"/>
      </w:pPr>
      <w:r>
        <w:t xml:space="preserve">In this section, some screenshots whose mockups were presented earlier are shown to compare between the original design and the result. There are many factors led to modifications from the originals, for example, change in design, imperfect pictures of clothes, etc. All </w:t>
      </w:r>
      <w:ins w:id="264" w:author="Christine Julien" w:date="2014-11-16T16:39:00Z">
        <w:r w:rsidR="00AB758A">
          <w:t xml:space="preserve">of </w:t>
        </w:r>
      </w:ins>
      <w:r>
        <w:t>the change</w:t>
      </w:r>
      <w:ins w:id="265" w:author="Christine Julien" w:date="2014-11-16T16:39:00Z">
        <w:r w:rsidR="00AB758A">
          <w:t>s</w:t>
        </w:r>
      </w:ins>
      <w:r>
        <w:t xml:space="preserve"> will be explained in the following</w:t>
      </w:r>
      <w:ins w:id="266" w:author="Christine Julien" w:date="2014-11-16T16:40:00Z">
        <w:r w:rsidR="00AB758A">
          <w:t>.</w:t>
        </w:r>
      </w:ins>
      <w:del w:id="267" w:author="Christine Julien" w:date="2014-11-16T16:40:00Z">
        <w:r w:rsidDel="00AB758A">
          <w:delText>s</w:delText>
        </w:r>
      </w:del>
      <w:del w:id="268" w:author="Christine Julien" w:date="2014-11-16T16:39:00Z">
        <w:r w:rsidDel="00AB758A">
          <w:delText>:</w:delText>
        </w:r>
      </w:del>
    </w:p>
    <w:p w14:paraId="5D43E983" w14:textId="77777777" w:rsidR="00B82E7A" w:rsidRDefault="00B82E7A" w:rsidP="00B82E7A">
      <w:pPr>
        <w:pStyle w:val="Heading4"/>
      </w:pPr>
      <w:r>
        <w:t>4.4.1</w:t>
      </w:r>
      <w:r>
        <w:tab/>
        <w:t>Login and Registration</w:t>
      </w:r>
    </w:p>
    <w:p w14:paraId="11622ED1" w14:textId="33D15F90" w:rsidR="00B82E7A" w:rsidRDefault="001D0FFE" w:rsidP="00B82E7A">
      <w:pPr>
        <w:pStyle w:val="text"/>
      </w:pPr>
      <w:r>
        <w:t xml:space="preserve">Figure 4.1 shows the screenshots of </w:t>
      </w:r>
      <w:ins w:id="269" w:author="Christine Julien" w:date="2014-11-16T16:40:00Z">
        <w:r w:rsidR="00AB758A">
          <w:t xml:space="preserve">the </w:t>
        </w:r>
      </w:ins>
      <w:r>
        <w:t xml:space="preserve">mockups in Figure 2.9. In the user login screenshot, the Facebook login was removed because </w:t>
      </w:r>
      <w:del w:id="270" w:author="Christine Julien" w:date="2014-11-16T16:42:00Z">
        <w:r w:rsidDel="000F3DF3">
          <w:delText>it was</w:delText>
        </w:r>
      </w:del>
      <w:ins w:id="271" w:author="Christine Julien" w:date="2014-11-16T16:42:00Z">
        <w:r w:rsidR="000F3DF3">
          <w:t>we</w:t>
        </w:r>
      </w:ins>
      <w:r>
        <w:t xml:space="preserve"> decided to implement our own login</w:t>
      </w:r>
      <w:ins w:id="272" w:author="Christine Julien" w:date="2014-11-16T16:42:00Z">
        <w:r w:rsidR="000F3DF3">
          <w:t>,</w:t>
        </w:r>
      </w:ins>
      <w:r>
        <w:t xml:space="preserve"> and Facebook login is treated as an option to enable certain social features. The other method we could have chosen was to utilize Facebook login to authorize people using our app. The decision was made to give users a freedom to opt out </w:t>
      </w:r>
      <w:ins w:id="273" w:author="Christine Julien" w:date="2014-11-16T16:42:00Z">
        <w:r w:rsidR="000F3DF3">
          <w:t xml:space="preserve">of </w:t>
        </w:r>
      </w:ins>
      <w:r>
        <w:t xml:space="preserve">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14:paraId="3253F4C1" w14:textId="77777777" w:rsidTr="00032C97">
        <w:trPr>
          <w:jc w:val="center"/>
        </w:trPr>
        <w:tc>
          <w:tcPr>
            <w:tcW w:w="4788" w:type="dxa"/>
          </w:tcPr>
          <w:p w14:paraId="7EAAD4CC" w14:textId="77777777" w:rsidR="00B82E7A" w:rsidRPr="00FA0277" w:rsidRDefault="00B82E7A" w:rsidP="00032C97">
            <w:pPr>
              <w:jc w:val="center"/>
            </w:pPr>
            <w:r>
              <w:rPr>
                <w:noProof/>
              </w:rPr>
              <w:drawing>
                <wp:inline distT="0" distB="0" distL="0" distR="0" wp14:anchorId="676BA53C" wp14:editId="27AED8E6">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14:paraId="7AB2A43F" w14:textId="77777777" w:rsidR="00B82E7A" w:rsidRPr="00FA0277" w:rsidRDefault="00B82E7A" w:rsidP="00032C97">
            <w:pPr>
              <w:jc w:val="center"/>
            </w:pPr>
            <w:r>
              <w:rPr>
                <w:noProof/>
              </w:rPr>
              <w:drawing>
                <wp:inline distT="0" distB="0" distL="0" distR="0" wp14:anchorId="79C3AAD2" wp14:editId="627D2E2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14:paraId="59E1714B" w14:textId="77777777" w:rsidR="00B82E7A" w:rsidRPr="0060220C" w:rsidRDefault="00B82E7A" w:rsidP="00B82E7A">
      <w:pPr>
        <w:pStyle w:val="Heading8"/>
      </w:pPr>
      <w:bookmarkStart w:id="274" w:name="_Toc403080414"/>
      <w:r w:rsidRPr="0060220C">
        <w:t xml:space="preserve">Figure </w:t>
      </w:r>
      <w:r>
        <w:t>4.1</w:t>
      </w:r>
      <w:r w:rsidRPr="0060220C">
        <w:t xml:space="preserve">: </w:t>
      </w:r>
      <w:r w:rsidRPr="0060220C">
        <w:tab/>
        <w:t xml:space="preserve">User login and registration </w:t>
      </w:r>
      <w:r>
        <w:t>screenshots</w:t>
      </w:r>
      <w:r w:rsidRPr="0060220C">
        <w:t>.</w:t>
      </w:r>
      <w:bookmarkEnd w:id="274"/>
    </w:p>
    <w:p w14:paraId="38C43AA4" w14:textId="7E1C1B95" w:rsidR="00B82E7A" w:rsidRDefault="00B82E7A" w:rsidP="00B82E7A">
      <w:pPr>
        <w:pStyle w:val="text"/>
      </w:pPr>
      <w:r>
        <w:t xml:space="preserve">In the register mockups, there </w:t>
      </w:r>
      <w:r w:rsidR="0019353A">
        <w:t>was</w:t>
      </w:r>
      <w:r>
        <w:t xml:space="preserve"> a user’s profile picture, which </w:t>
      </w:r>
      <w:proofErr w:type="gramStart"/>
      <w:r>
        <w:t>was intended to be used</w:t>
      </w:r>
      <w:proofErr w:type="gramEnd"/>
      <w:r>
        <w:t xml:space="preserve"> in the Outfit of the Day screen to</w:t>
      </w:r>
      <w:r w:rsidR="00312D6D">
        <w:t xml:space="preserve"> help the user</w:t>
      </w:r>
      <w:del w:id="275" w:author="Christine Julien" w:date="2014-11-16T16:43:00Z">
        <w:r w:rsidR="00312D6D" w:rsidDel="000F3DF3">
          <w:delText>s</w:delText>
        </w:r>
      </w:del>
      <w:r w:rsidR="00312D6D">
        <w:t xml:space="preserve"> visualize the outfit on </w:t>
      </w:r>
      <w:del w:id="276" w:author="Christine Julien" w:date="2014-11-16T16:43:00Z">
        <w:r w:rsidR="00312D6D" w:rsidDel="000F3DF3">
          <w:delText xml:space="preserve">their </w:delText>
        </w:r>
      </w:del>
      <w:ins w:id="277" w:author="Christine Julien" w:date="2014-11-16T16:43:00Z">
        <w:r w:rsidR="000F3DF3">
          <w:t>his or her</w:t>
        </w:r>
        <w:r w:rsidR="000F3DF3">
          <w:t xml:space="preserve"> </w:t>
        </w:r>
      </w:ins>
      <w:r w:rsidR="00312D6D">
        <w:t>body</w:t>
      </w:r>
      <w:r>
        <w:t xml:space="preserve">. However, that screen already looked a little busy with too many items, and hence the profile picture was removed in the registration step. </w:t>
      </w:r>
    </w:p>
    <w:p w14:paraId="5B0A6ABC" w14:textId="77777777" w:rsidR="001D0FFE" w:rsidRDefault="001D0FFE" w:rsidP="00B82E7A">
      <w:pPr>
        <w:pStyle w:val="text"/>
      </w:pPr>
    </w:p>
    <w:p w14:paraId="39ADA13D" w14:textId="77777777" w:rsidR="00B82E7A" w:rsidRDefault="00B82E7A" w:rsidP="00B82E7A">
      <w:pPr>
        <w:pStyle w:val="Heading4"/>
      </w:pPr>
      <w:r>
        <w:lastRenderedPageBreak/>
        <w:t>4.4.2</w:t>
      </w:r>
      <w:r>
        <w:tab/>
        <w:t>Main Screen and Side Menu</w:t>
      </w:r>
    </w:p>
    <w:p w14:paraId="550F6D10" w14:textId="180A2E9F" w:rsidR="001D0FFE" w:rsidRPr="001D0FFE" w:rsidRDefault="001D0FFE" w:rsidP="001D0FFE">
      <w:pPr>
        <w:pStyle w:val="text"/>
      </w:pPr>
      <w:r>
        <w:t xml:space="preserve">The screenshots in Figure 4.2 look </w:t>
      </w:r>
      <w:del w:id="278" w:author="Christine Julien" w:date="2014-11-16T16:43:00Z">
        <w:r w:rsidDel="000F3DF3">
          <w:delText xml:space="preserve">alike </w:delText>
        </w:r>
      </w:del>
      <w:ins w:id="279" w:author="Christine Julien" w:date="2014-11-16T16:43:00Z">
        <w:r w:rsidR="000F3DF3">
          <w:t>like</w:t>
        </w:r>
        <w:r w:rsidR="000F3DF3">
          <w:t xml:space="preserve"> </w:t>
        </w:r>
      </w:ins>
      <w:r>
        <w:t>their mockups in Figure 2.10</w:t>
      </w:r>
      <w:ins w:id="280" w:author="Christine Julien" w:date="2014-11-16T16:43:00Z">
        <w:r w:rsidR="000F3DF3">
          <w:t>,</w:t>
        </w:r>
      </w:ins>
      <w:r>
        <w:t xml:space="preserve"> and there was no change from the original design.</w:t>
      </w:r>
    </w:p>
    <w:p w14:paraId="4BD7D8BA" w14:textId="77777777" w:rsidR="00B82E7A" w:rsidRDefault="00B82E7A" w:rsidP="00B82E7A">
      <w:pPr>
        <w:pStyle w:val="text"/>
      </w:pPr>
      <w:r>
        <w:rPr>
          <w:noProof/>
        </w:rPr>
        <w:drawing>
          <wp:inline distT="0" distB="0" distL="0" distR="0" wp14:anchorId="775F7AEE" wp14:editId="24FBFF96">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rPr>
        <w:drawing>
          <wp:inline distT="0" distB="0" distL="0" distR="0" wp14:anchorId="7288F288" wp14:editId="0ACD51D5">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14:paraId="32A23036" w14:textId="77777777" w:rsidR="00B82E7A" w:rsidRDefault="00B82E7A" w:rsidP="001D0FFE">
      <w:pPr>
        <w:pStyle w:val="Heading8"/>
      </w:pPr>
      <w:bookmarkStart w:id="281" w:name="_Toc403080415"/>
      <w:r>
        <w:t xml:space="preserve">Figure 4.2: </w:t>
      </w:r>
      <w:r>
        <w:tab/>
        <w:t>Main Screen and Side Menu screenshots.</w:t>
      </w:r>
      <w:bookmarkEnd w:id="281"/>
    </w:p>
    <w:p w14:paraId="13205CE3" w14:textId="77777777" w:rsidR="001D0FFE" w:rsidRPr="001D0FFE" w:rsidRDefault="00B82E7A" w:rsidP="001D0FFE">
      <w:pPr>
        <w:pStyle w:val="Heading4"/>
      </w:pPr>
      <w:r>
        <w:lastRenderedPageBreak/>
        <w:t>4.4.3</w:t>
      </w:r>
      <w:r>
        <w:tab/>
        <w:t>My Closet and Add Item</w:t>
      </w:r>
    </w:p>
    <w:p w14:paraId="5B983F10" w14:textId="77777777" w:rsidR="00B82E7A" w:rsidRDefault="00B82E7A" w:rsidP="00B82E7A">
      <w:pPr>
        <w:pStyle w:val="text"/>
      </w:pPr>
      <w:r>
        <w:rPr>
          <w:noProof/>
        </w:rPr>
        <w:drawing>
          <wp:inline distT="0" distB="0" distL="0" distR="0" wp14:anchorId="01C906C3" wp14:editId="18152B07">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rPr>
        <w:drawing>
          <wp:inline distT="0" distB="0" distL="0" distR="0" wp14:anchorId="7F206A42" wp14:editId="19995818">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14:paraId="7AB83767" w14:textId="77777777" w:rsidR="00B82E7A" w:rsidRDefault="00B82E7A" w:rsidP="00B82E7A">
      <w:pPr>
        <w:pStyle w:val="Heading8"/>
      </w:pPr>
      <w:bookmarkStart w:id="282" w:name="_Toc403080416"/>
      <w:r>
        <w:t xml:space="preserve">Figure 4.3: </w:t>
      </w:r>
      <w:r>
        <w:tab/>
        <w:t>My Closet and Add Item screenshots.</w:t>
      </w:r>
      <w:bookmarkEnd w:id="282"/>
    </w:p>
    <w:p w14:paraId="08326E85" w14:textId="77777777"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14:paraId="11C6A0C9" w14:textId="77777777" w:rsidR="00B82E7A" w:rsidRDefault="00B82E7A" w:rsidP="00B82E7A">
      <w:pPr>
        <w:pStyle w:val="Heading4"/>
      </w:pPr>
      <w:r>
        <w:lastRenderedPageBreak/>
        <w:t>4.4.4</w:t>
      </w:r>
      <w:r>
        <w:tab/>
        <w:t>Outfit of the Day and Laundry bag</w:t>
      </w:r>
    </w:p>
    <w:p w14:paraId="0C1308E7" w14:textId="77777777" w:rsidR="00B82E7A" w:rsidRDefault="00161D61" w:rsidP="00B82E7A">
      <w:pPr>
        <w:pStyle w:val="text"/>
      </w:pPr>
      <w:r>
        <w:rPr>
          <w:noProof/>
        </w:rPr>
        <w:drawing>
          <wp:inline distT="0" distB="0" distL="0" distR="0" wp14:anchorId="2AD55CC6" wp14:editId="5654D96A">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rPr>
        <w:drawing>
          <wp:inline distT="0" distB="0" distL="0" distR="0" wp14:anchorId="1025AE46" wp14:editId="109B6316">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14:paraId="51493D24" w14:textId="77777777" w:rsidR="00B82E7A" w:rsidRDefault="00B82E7A" w:rsidP="00B82E7A">
      <w:pPr>
        <w:pStyle w:val="Heading8"/>
      </w:pPr>
      <w:bookmarkStart w:id="283" w:name="_Toc403080417"/>
      <w:r>
        <w:t xml:space="preserve">Figure 4.4: </w:t>
      </w:r>
      <w:r>
        <w:tab/>
        <w:t>Outfit of the Day and Laundry bag screenshots.</w:t>
      </w:r>
      <w:bookmarkEnd w:id="283"/>
    </w:p>
    <w:p w14:paraId="01BB62E7" w14:textId="10985C98" w:rsidR="00B82E7A" w:rsidRDefault="00B82E7A" w:rsidP="00B82E7A">
      <w:pPr>
        <w:pStyle w:val="text"/>
      </w:pPr>
      <w:r>
        <w:t xml:space="preserve">There were some changes from the screenshots in Figure 4.4 compared to their counterpart in Figure 2.12. It can be easily noticed that hat, shoes, and user’s profile picture </w:t>
      </w:r>
      <w:del w:id="284" w:author="Christine Julien" w:date="2014-11-16T16:44:00Z">
        <w:r w:rsidDel="000F3DF3">
          <w:delText xml:space="preserve">was </w:delText>
        </w:r>
      </w:del>
      <w:ins w:id="285" w:author="Christine Julien" w:date="2014-11-16T16:44:00Z">
        <w:r w:rsidR="000F3DF3">
          <w:t>were</w:t>
        </w:r>
        <w:r w:rsidR="000F3DF3">
          <w:t xml:space="preserve"> </w:t>
        </w:r>
      </w:ins>
      <w:r>
        <w:t xml:space="preserve">omitted from the original design due to </w:t>
      </w:r>
      <w:del w:id="286" w:author="Christine Julien" w:date="2014-11-16T16:44:00Z">
        <w:r w:rsidDel="000F3DF3">
          <w:delText xml:space="preserve">space </w:delText>
        </w:r>
      </w:del>
      <w:r>
        <w:t xml:space="preserve">limited </w:t>
      </w:r>
      <w:ins w:id="287" w:author="Christine Julien" w:date="2014-11-16T16:44:00Z">
        <w:r w:rsidR="000F3DF3">
          <w:t xml:space="preserve">space </w:t>
        </w:r>
      </w:ins>
      <w:r>
        <w:t xml:space="preserve">on the screen. It was very complex to scale all items as in the original design because each image could be taken at different angles and different zoom levels. To simplify our app, some items were omitted. There was not much change in My Laundry bag. </w:t>
      </w:r>
    </w:p>
    <w:p w14:paraId="0CCDDCB6" w14:textId="77777777" w:rsidR="001D0FFE" w:rsidRPr="00455F5D" w:rsidRDefault="001D0FFE" w:rsidP="00B82E7A">
      <w:pPr>
        <w:pStyle w:val="text"/>
      </w:pPr>
    </w:p>
    <w:p w14:paraId="5098ECB6" w14:textId="77777777" w:rsidR="00B82E7A" w:rsidRDefault="00B82E7A" w:rsidP="00B82E7A">
      <w:pPr>
        <w:pStyle w:val="Heading4"/>
      </w:pPr>
      <w:r>
        <w:lastRenderedPageBreak/>
        <w:t>4.4.5</w:t>
      </w:r>
      <w:r>
        <w:tab/>
        <w:t>Outfit History and Outfit Preview</w:t>
      </w:r>
    </w:p>
    <w:p w14:paraId="15BDF49A" w14:textId="77777777" w:rsidR="00B82E7A" w:rsidRDefault="005365A6" w:rsidP="00B82E7A">
      <w:pPr>
        <w:pStyle w:val="text"/>
      </w:pPr>
      <w:r>
        <w:rPr>
          <w:noProof/>
        </w:rPr>
        <w:drawing>
          <wp:inline distT="0" distB="0" distL="0" distR="0" wp14:anchorId="34350A8D" wp14:editId="71E2889B">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rPr>
        <w:drawing>
          <wp:inline distT="0" distB="0" distL="0" distR="0" wp14:anchorId="1A9F83CB" wp14:editId="748FC25B">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14:paraId="335D711E" w14:textId="77777777" w:rsidR="00B82E7A" w:rsidRDefault="00B82E7A" w:rsidP="00B82E7A">
      <w:pPr>
        <w:pStyle w:val="Heading8"/>
      </w:pPr>
      <w:bookmarkStart w:id="288" w:name="_Toc403080418"/>
      <w:r>
        <w:t xml:space="preserve">Figure 4.5: </w:t>
      </w:r>
      <w:r>
        <w:tab/>
        <w:t>Outfit History and Outfit Preview screenshots.</w:t>
      </w:r>
      <w:bookmarkEnd w:id="288"/>
    </w:p>
    <w:p w14:paraId="22C95614" w14:textId="77777777" w:rsidR="00B82E7A" w:rsidRDefault="00B82E7A" w:rsidP="00B82E7A">
      <w:pPr>
        <w:pStyle w:val="text"/>
      </w:pPr>
      <w:r>
        <w:t>Similar to the change in Figure 4.4, screenshots in Figures 4.5 had the hat, shoes, and user’s profile picture deleted.</w:t>
      </w:r>
    </w:p>
    <w:p w14:paraId="20F8105D" w14:textId="77777777" w:rsidR="001D0FFE" w:rsidRPr="0082756A" w:rsidRDefault="001D0FFE" w:rsidP="00B82E7A">
      <w:pPr>
        <w:pStyle w:val="text"/>
      </w:pPr>
    </w:p>
    <w:p w14:paraId="6798841E" w14:textId="77777777" w:rsidR="00B82E7A" w:rsidRDefault="00B82E7A" w:rsidP="00B82E7A">
      <w:pPr>
        <w:pStyle w:val="Heading3"/>
      </w:pPr>
      <w:bookmarkStart w:id="289" w:name="_Toc354617448"/>
      <w:bookmarkStart w:id="290" w:name="_Toc403411397"/>
      <w:r>
        <w:t>4.</w:t>
      </w:r>
      <w:r w:rsidR="00A46A86">
        <w:t>5</w:t>
      </w:r>
      <w:r>
        <w:tab/>
        <w:t>Costs and level of effort</w:t>
      </w:r>
      <w:bookmarkEnd w:id="289"/>
      <w:bookmarkEnd w:id="290"/>
    </w:p>
    <w:p w14:paraId="611165E9" w14:textId="77777777"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14:paraId="737F94E0" w14:textId="77777777" w:rsidR="00B82E7A" w:rsidRDefault="00B82E7A" w:rsidP="00B82E7A">
      <w:pPr>
        <w:pStyle w:val="text"/>
      </w:pPr>
    </w:p>
    <w:p w14:paraId="007F5189" w14:textId="77777777" w:rsidR="00B82E7A" w:rsidRDefault="00B82E7A" w:rsidP="00B82E7A">
      <w:pPr>
        <w:pStyle w:val="text"/>
      </w:pPr>
    </w:p>
    <w:p w14:paraId="2F67A77F" w14:textId="77777777" w:rsidR="00B82E7A" w:rsidRDefault="00B82E7A" w:rsidP="00B82E7A">
      <w:pPr>
        <w:pStyle w:val="text"/>
      </w:pPr>
    </w:p>
    <w:p w14:paraId="36918BDB" w14:textId="77777777"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14:paraId="74F78797" w14:textId="77777777" w:rsidTr="00032C97">
        <w:tc>
          <w:tcPr>
            <w:tcW w:w="6930" w:type="dxa"/>
            <w:shd w:val="clear" w:color="auto" w:fill="0070C0"/>
          </w:tcPr>
          <w:p w14:paraId="08AF11F0" w14:textId="77777777" w:rsidR="00B82E7A" w:rsidRDefault="00B82E7A" w:rsidP="00032C97">
            <w:pPr>
              <w:pStyle w:val="text"/>
              <w:ind w:firstLine="0"/>
              <w:jc w:val="center"/>
            </w:pPr>
            <w:r>
              <w:t>Item</w:t>
            </w:r>
          </w:p>
        </w:tc>
        <w:tc>
          <w:tcPr>
            <w:tcW w:w="1710" w:type="dxa"/>
            <w:shd w:val="clear" w:color="auto" w:fill="0070C0"/>
          </w:tcPr>
          <w:p w14:paraId="3F4FD6FD" w14:textId="77777777" w:rsidR="00B82E7A" w:rsidRDefault="00B82E7A" w:rsidP="00032C97">
            <w:pPr>
              <w:pStyle w:val="text"/>
              <w:ind w:firstLine="0"/>
              <w:jc w:val="center"/>
            </w:pPr>
            <w:r>
              <w:t>Costs</w:t>
            </w:r>
          </w:p>
        </w:tc>
      </w:tr>
      <w:tr w:rsidR="00B82E7A" w14:paraId="6EE1342A" w14:textId="77777777" w:rsidTr="00032C97">
        <w:tc>
          <w:tcPr>
            <w:tcW w:w="6930" w:type="dxa"/>
            <w:vAlign w:val="center"/>
          </w:tcPr>
          <w:p w14:paraId="5719AA55" w14:textId="77777777" w:rsidR="00B82E7A" w:rsidRDefault="00B82E7A" w:rsidP="00032C97">
            <w:pPr>
              <w:pStyle w:val="text"/>
              <w:ind w:firstLine="0"/>
              <w:jc w:val="left"/>
            </w:pPr>
            <w:r>
              <w:t>Samsung S3</w:t>
            </w:r>
          </w:p>
        </w:tc>
        <w:tc>
          <w:tcPr>
            <w:tcW w:w="1710" w:type="dxa"/>
            <w:vAlign w:val="center"/>
          </w:tcPr>
          <w:p w14:paraId="0EA87019" w14:textId="77777777" w:rsidR="00B82E7A" w:rsidRDefault="00B82E7A" w:rsidP="00032C97">
            <w:pPr>
              <w:pStyle w:val="text"/>
              <w:ind w:firstLine="0"/>
              <w:jc w:val="left"/>
            </w:pPr>
            <w:r>
              <w:t>Free</w:t>
            </w:r>
          </w:p>
        </w:tc>
      </w:tr>
      <w:tr w:rsidR="00B82E7A" w14:paraId="1A801FEB" w14:textId="77777777" w:rsidTr="00032C97">
        <w:tc>
          <w:tcPr>
            <w:tcW w:w="6930" w:type="dxa"/>
            <w:vAlign w:val="center"/>
          </w:tcPr>
          <w:p w14:paraId="509B1B3B" w14:textId="77777777" w:rsidR="00B82E7A" w:rsidRDefault="00B82E7A" w:rsidP="00032C97">
            <w:pPr>
              <w:pStyle w:val="text"/>
              <w:ind w:firstLine="0"/>
              <w:jc w:val="left"/>
            </w:pPr>
            <w:r>
              <w:t>UI/UX Design</w:t>
            </w:r>
          </w:p>
        </w:tc>
        <w:tc>
          <w:tcPr>
            <w:tcW w:w="1710" w:type="dxa"/>
          </w:tcPr>
          <w:p w14:paraId="69707688" w14:textId="77777777" w:rsidR="00B82E7A" w:rsidRDefault="00B82E7A" w:rsidP="00032C97">
            <w:pPr>
              <w:pStyle w:val="text"/>
              <w:ind w:firstLine="0"/>
              <w:jc w:val="left"/>
            </w:pPr>
            <w:r>
              <w:t>$150</w:t>
            </w:r>
          </w:p>
        </w:tc>
      </w:tr>
      <w:tr w:rsidR="00B82E7A" w14:paraId="56DBD3E0" w14:textId="77777777" w:rsidTr="00032C97">
        <w:tc>
          <w:tcPr>
            <w:tcW w:w="6930" w:type="dxa"/>
            <w:vAlign w:val="center"/>
          </w:tcPr>
          <w:p w14:paraId="40552C0D" w14:textId="77777777" w:rsidR="00B82E7A" w:rsidRDefault="00B82E7A" w:rsidP="00032C97">
            <w:pPr>
              <w:pStyle w:val="text"/>
              <w:ind w:firstLine="0"/>
              <w:jc w:val="left"/>
            </w:pPr>
            <w:r>
              <w:t>UI Development</w:t>
            </w:r>
          </w:p>
        </w:tc>
        <w:tc>
          <w:tcPr>
            <w:tcW w:w="1710" w:type="dxa"/>
          </w:tcPr>
          <w:p w14:paraId="1E87B29C" w14:textId="77777777" w:rsidR="00B82E7A" w:rsidRDefault="00B82E7A" w:rsidP="00032C97">
            <w:pPr>
              <w:pStyle w:val="text"/>
              <w:ind w:firstLine="0"/>
              <w:jc w:val="left"/>
            </w:pPr>
            <w:r>
              <w:t>$500</w:t>
            </w:r>
          </w:p>
        </w:tc>
      </w:tr>
    </w:tbl>
    <w:p w14:paraId="4A5C23F9" w14:textId="77777777" w:rsidR="00B82E7A" w:rsidRDefault="00B82E7A" w:rsidP="00A54FED">
      <w:pPr>
        <w:pStyle w:val="Heading9"/>
      </w:pPr>
      <w:bookmarkStart w:id="291" w:name="_Toc354617467"/>
      <w:bookmarkStart w:id="292" w:name="_Toc403411373"/>
      <w:r>
        <w:t>Table 4.1:</w:t>
      </w:r>
      <w:r>
        <w:tab/>
      </w:r>
      <w:proofErr w:type="spellStart"/>
      <w:r>
        <w:t>ClosetStylist</w:t>
      </w:r>
      <w:proofErr w:type="spellEnd"/>
      <w:r>
        <w:t xml:space="preserve"> development costs.</w:t>
      </w:r>
      <w:bookmarkEnd w:id="291"/>
      <w:bookmarkEnd w:id="292"/>
    </w:p>
    <w:p w14:paraId="4BDCDB00" w14:textId="77777777" w:rsidR="00B82E7A" w:rsidRDefault="00B82E7A" w:rsidP="00B82E7A">
      <w:pPr>
        <w:pStyle w:val="text"/>
      </w:pPr>
      <w:r>
        <w:t>The app was developed from March to August of 2014. The following section shows how many hours were spent on different aspects of the project</w:t>
      </w:r>
      <w:del w:id="293" w:author="Christine Julien" w:date="2014-11-16T16:44:00Z">
        <w:r w:rsidDel="000F3DF3">
          <w:delText>s</w:delText>
        </w:r>
      </w:del>
      <w:r>
        <w:t>:</w:t>
      </w:r>
    </w:p>
    <w:p w14:paraId="72CA7D24" w14:textId="77777777" w:rsidR="00B82E7A" w:rsidRDefault="00B82E7A" w:rsidP="00B82E7A">
      <w:pPr>
        <w:pStyle w:val="text"/>
        <w:numPr>
          <w:ilvl w:val="0"/>
          <w:numId w:val="11"/>
        </w:numPr>
      </w:pPr>
      <w:r>
        <w:t>40 hours for architecture design.</w:t>
      </w:r>
    </w:p>
    <w:p w14:paraId="5D2FCEBB" w14:textId="77777777" w:rsidR="00B82E7A" w:rsidRDefault="00B82E7A" w:rsidP="00B82E7A">
      <w:pPr>
        <w:pStyle w:val="text"/>
        <w:numPr>
          <w:ilvl w:val="0"/>
          <w:numId w:val="11"/>
        </w:numPr>
      </w:pPr>
      <w:r>
        <w:t>30 hours for original UI design.</w:t>
      </w:r>
    </w:p>
    <w:p w14:paraId="0E1AB121" w14:textId="77777777" w:rsidR="00B82E7A" w:rsidRDefault="00B82E7A" w:rsidP="00B82E7A">
      <w:pPr>
        <w:pStyle w:val="text"/>
        <w:numPr>
          <w:ilvl w:val="0"/>
          <w:numId w:val="11"/>
        </w:numPr>
      </w:pPr>
      <w:r>
        <w:t>10 hours for final UI design.</w:t>
      </w:r>
    </w:p>
    <w:p w14:paraId="310A069F" w14:textId="77777777" w:rsidR="00B82E7A" w:rsidRDefault="00B82E7A" w:rsidP="00B82E7A">
      <w:pPr>
        <w:pStyle w:val="text"/>
        <w:numPr>
          <w:ilvl w:val="0"/>
          <w:numId w:val="11"/>
        </w:numPr>
      </w:pPr>
      <w:r>
        <w:t>20 for UI development collaboration.</w:t>
      </w:r>
    </w:p>
    <w:p w14:paraId="68ACCE1D" w14:textId="77777777" w:rsidR="00B82E7A" w:rsidRDefault="00B82E7A" w:rsidP="00B82E7A">
      <w:pPr>
        <w:pStyle w:val="text"/>
        <w:numPr>
          <w:ilvl w:val="0"/>
          <w:numId w:val="11"/>
        </w:numPr>
      </w:pPr>
      <w:r>
        <w:t>260 hours for studying Android, researching, coding, and testing.</w:t>
      </w:r>
    </w:p>
    <w:p w14:paraId="486C0BE5" w14:textId="77777777" w:rsidR="00B82E7A" w:rsidRDefault="00721FF4" w:rsidP="00B82E7A">
      <w:pPr>
        <w:pStyle w:val="text"/>
        <w:numPr>
          <w:ilvl w:val="0"/>
          <w:numId w:val="11"/>
        </w:numPr>
      </w:pPr>
      <w:r>
        <w:t>4</w:t>
      </w:r>
      <w:r w:rsidR="00B82E7A">
        <w:t>0 hours for writing the report.</w:t>
      </w:r>
    </w:p>
    <w:p w14:paraId="74113677" w14:textId="77777777"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14:paraId="5363711C" w14:textId="77777777" w:rsidR="00B82E7A" w:rsidRDefault="00B82E7A" w:rsidP="00B82E7A">
      <w:pPr>
        <w:pStyle w:val="text"/>
        <w:ind w:firstLine="0"/>
      </w:pPr>
      <w:r>
        <w:rPr>
          <w:noProof/>
        </w:rPr>
        <w:lastRenderedPageBreak/>
        <w:drawing>
          <wp:inline distT="0" distB="0" distL="0" distR="0" wp14:anchorId="4A20256E" wp14:editId="4E48B6EA">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14:paraId="28F71F02" w14:textId="77777777" w:rsidR="00B82E7A" w:rsidRDefault="00B82E7A" w:rsidP="00B82E7A">
      <w:pPr>
        <w:pStyle w:val="Heading8"/>
      </w:pPr>
      <w:bookmarkStart w:id="294" w:name="_Toc355221580"/>
      <w:bookmarkStart w:id="295" w:name="_Toc403080419"/>
      <w:r>
        <w:t>Figure 4.6:</w:t>
      </w:r>
      <w:r>
        <w:tab/>
        <w:t xml:space="preserve">Metrics with </w:t>
      </w:r>
      <w:proofErr w:type="spellStart"/>
      <w:r>
        <w:t>CodePro</w:t>
      </w:r>
      <w:proofErr w:type="spellEnd"/>
      <w:r>
        <w:t xml:space="preserve"> </w:t>
      </w:r>
      <w:proofErr w:type="spellStart"/>
      <w:r>
        <w:t>AnalytiX</w:t>
      </w:r>
      <w:proofErr w:type="spellEnd"/>
      <w:r>
        <w:t>.</w:t>
      </w:r>
      <w:bookmarkEnd w:id="294"/>
      <w:bookmarkEnd w:id="295"/>
    </w:p>
    <w:p w14:paraId="2B6D4F6B" w14:textId="77777777"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14:paraId="1B8C7E7C" w14:textId="77777777" w:rsidR="00B82E7A" w:rsidRDefault="00B82E7A" w:rsidP="00B82E7A">
      <w:pPr>
        <w:pStyle w:val="text"/>
      </w:pPr>
    </w:p>
    <w:p w14:paraId="77DD20E1" w14:textId="77777777" w:rsidR="00B82E7A" w:rsidRDefault="00B82E7A" w:rsidP="00B82E7A">
      <w:pPr>
        <w:pStyle w:val="text"/>
      </w:pPr>
      <w:r>
        <w:rPr>
          <w:noProof/>
        </w:rPr>
        <w:lastRenderedPageBreak/>
        <w:drawing>
          <wp:inline distT="0" distB="0" distL="0" distR="0" wp14:anchorId="569E138F" wp14:editId="09614C04">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14:paraId="79433CAA" w14:textId="77777777" w:rsidR="00B82E7A" w:rsidRPr="004924BE" w:rsidRDefault="00B82E7A" w:rsidP="001237A2">
      <w:pPr>
        <w:pStyle w:val="Heading8"/>
      </w:pPr>
      <w:bookmarkStart w:id="296" w:name="_Toc403080420"/>
      <w:r>
        <w:t>Figure 4.7:</w:t>
      </w:r>
      <w:r>
        <w:tab/>
        <w:t>Foot print of Closet Stylist.</w:t>
      </w:r>
      <w:bookmarkEnd w:id="296"/>
    </w:p>
    <w:p w14:paraId="237B3960" w14:textId="77777777" w:rsidR="00B82E7A" w:rsidRDefault="00A46A86" w:rsidP="00B82E7A">
      <w:pPr>
        <w:pStyle w:val="Heading3"/>
      </w:pPr>
      <w:bookmarkStart w:id="297" w:name="_Toc354617449"/>
      <w:bookmarkStart w:id="298" w:name="_Toc403411398"/>
      <w:r>
        <w:t>4.6</w:t>
      </w:r>
      <w:r w:rsidR="00B82E7A">
        <w:tab/>
        <w:t>Lessons learned</w:t>
      </w:r>
      <w:bookmarkEnd w:id="297"/>
      <w:bookmarkEnd w:id="298"/>
    </w:p>
    <w:p w14:paraId="4954D5D7" w14:textId="71938D1F" w:rsidR="00B82E7A" w:rsidRDefault="00B82E7A" w:rsidP="00B82E7A">
      <w:pPr>
        <w:pStyle w:val="text"/>
      </w:pPr>
      <w:r>
        <w:t>Android is a very powerful framework</w:t>
      </w:r>
      <w:ins w:id="299" w:author="Christine Julien" w:date="2014-11-16T16:45:00Z">
        <w:r w:rsidR="000F3DF3">
          <w:t>,</w:t>
        </w:r>
      </w:ins>
      <w:r>
        <w:t xml:space="preserve">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w:t>
      </w:r>
      <w:del w:id="300" w:author="Christine Julien" w:date="2014-11-16T16:45:00Z">
        <w:r w:rsidDel="000F3DF3">
          <w:delText xml:space="preserve">are </w:delText>
        </w:r>
      </w:del>
      <w:ins w:id="301" w:author="Christine Julien" w:date="2014-11-16T16:45:00Z">
        <w:r w:rsidR="000F3DF3">
          <w:t>were</w:t>
        </w:r>
        <w:r w:rsidR="000F3DF3">
          <w:t xml:space="preserve"> </w:t>
        </w:r>
      </w:ins>
      <w:r>
        <w:t xml:space="preserve">my companions throughout the project. </w:t>
      </w:r>
    </w:p>
    <w:p w14:paraId="569C7B43" w14:textId="4499CA75"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w:t>
      </w:r>
      <w:commentRangeStart w:id="302"/>
      <w:r>
        <w:t xml:space="preserve">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w:t>
      </w:r>
      <w:ins w:id="303" w:author="Christine Julien" w:date="2014-11-16T16:46:00Z">
        <w:r w:rsidR="000F3DF3">
          <w:t>s</w:t>
        </w:r>
      </w:ins>
      <w:r>
        <w:t xml:space="preserve">.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commentRangeEnd w:id="302"/>
      <w:r w:rsidR="000F3DF3">
        <w:rPr>
          <w:rStyle w:val="CommentReference"/>
        </w:rPr>
        <w:commentReference w:id="302"/>
      </w:r>
    </w:p>
    <w:p w14:paraId="4C31913B" w14:textId="77777777"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14:paraId="249D60BF" w14:textId="77777777" w:rsidR="00725FEA" w:rsidRDefault="00725FEA" w:rsidP="00B82E7A">
      <w:pPr>
        <w:pStyle w:val="text"/>
      </w:pPr>
      <w:r w:rsidRPr="00B641D1">
        <w:rPr>
          <w:b/>
        </w:rPr>
        <w:t>Dos</w:t>
      </w:r>
      <w:r>
        <w:t>:</w:t>
      </w:r>
    </w:p>
    <w:p w14:paraId="449550D5" w14:textId="77777777"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14:paraId="2F4AE63A" w14:textId="77777777"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14:paraId="676F19A8" w14:textId="77777777"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14:paraId="2C383306" w14:textId="5F9812D6"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ins w:id="304" w:author="Christine Julien" w:date="2014-11-16T16:48:00Z">
        <w:r w:rsidR="00F82363">
          <w:t>s</w:t>
        </w:r>
      </w:ins>
      <w:r w:rsidRPr="00725FEA">
        <w:t>,</w:t>
      </w:r>
      <w:r w:rsidR="00D21F70">
        <w:t xml:space="preserve"> </w:t>
      </w:r>
      <w:del w:id="305" w:author="Christine Julien" w:date="2014-11-16T16:48:00Z">
        <w:r w:rsidR="00D21F70" w:rsidDel="00F82363">
          <w:delText xml:space="preserve">and </w:delText>
        </w:r>
      </w:del>
      <w:r w:rsidR="00D21F70">
        <w:t xml:space="preserve">trying not to catch the shadow in the background. </w:t>
      </w:r>
      <w:r w:rsidRPr="00725FEA">
        <w:t>If we want to release this app, we must figure out a better way to tackle this issue</w:t>
      </w:r>
      <w:r>
        <w:t>.</w:t>
      </w:r>
    </w:p>
    <w:p w14:paraId="030A43BA" w14:textId="77777777" w:rsidR="00B82E7A" w:rsidRDefault="00B82E7A" w:rsidP="00B82E7A">
      <w:pPr>
        <w:pStyle w:val="text"/>
        <w:ind w:left="1080" w:firstLine="0"/>
      </w:pPr>
    </w:p>
    <w:p w14:paraId="3BD4E22E" w14:textId="39CB10A8" w:rsidR="00725FEA" w:rsidRDefault="00B82E7A" w:rsidP="004D5E0B">
      <w:pPr>
        <w:pStyle w:val="text"/>
        <w:ind w:left="720" w:firstLine="0"/>
      </w:pPr>
      <w:proofErr w:type="spellStart"/>
      <w:r w:rsidRPr="00AB5892">
        <w:rPr>
          <w:b/>
        </w:rPr>
        <w:t>Don</w:t>
      </w:r>
      <w:del w:id="306" w:author="Christine Julien" w:date="2014-11-16T16:49:00Z">
        <w:r w:rsidRPr="00AB5892" w:rsidDel="00F82363">
          <w:rPr>
            <w:b/>
          </w:rPr>
          <w:delText>’</w:delText>
        </w:r>
      </w:del>
      <w:proofErr w:type="gramStart"/>
      <w:r w:rsidRPr="00AB5892">
        <w:rPr>
          <w:b/>
        </w:rPr>
        <w:t>t</w:t>
      </w:r>
      <w:ins w:id="307" w:author="Christine Julien" w:date="2014-11-16T16:49:00Z">
        <w:r w:rsidR="00F82363">
          <w:rPr>
            <w:b/>
          </w:rPr>
          <w:t>’</w:t>
        </w:r>
      </w:ins>
      <w:r w:rsidR="008A2173">
        <w:rPr>
          <w:b/>
        </w:rPr>
        <w:t>s</w:t>
      </w:r>
      <w:proofErr w:type="spellEnd"/>
      <w:proofErr w:type="gramEnd"/>
      <w:r>
        <w:t>:</w:t>
      </w:r>
    </w:p>
    <w:p w14:paraId="70F5CD9C" w14:textId="325D4EDE" w:rsidR="00725FEA" w:rsidRDefault="00725FEA" w:rsidP="00B641D1">
      <w:pPr>
        <w:pStyle w:val="text"/>
        <w:numPr>
          <w:ilvl w:val="0"/>
          <w:numId w:val="28"/>
        </w:numPr>
      </w:pPr>
      <w:r w:rsidRPr="00725FEA">
        <w:t xml:space="preserve">Couple UI with the backend code. To some degree, </w:t>
      </w:r>
      <w:ins w:id="308" w:author="Christine Julien" w:date="2014-11-16T16:49:00Z">
        <w:r w:rsidR="00F82363">
          <w:t xml:space="preserve">the </w:t>
        </w:r>
      </w:ins>
      <w:r w:rsidRPr="00725FEA">
        <w:t xml:space="preserve">Android architecture </w:t>
      </w:r>
      <w:del w:id="309" w:author="Christine Julien" w:date="2014-11-16T16:49:00Z">
        <w:r w:rsidRPr="00725FEA" w:rsidDel="00F82363">
          <w:delText xml:space="preserve">has </w:delText>
        </w:r>
      </w:del>
      <w:r w:rsidRPr="00725FEA">
        <w:t>provide</w:t>
      </w:r>
      <w:ins w:id="310" w:author="Christine Julien" w:date="2014-11-16T16:49:00Z">
        <w:r w:rsidR="00F82363">
          <w:t>s</w:t>
        </w:r>
      </w:ins>
      <w:del w:id="311" w:author="Christine Julien" w:date="2014-11-16T16:49:00Z">
        <w:r w:rsidRPr="00725FEA" w:rsidDel="00F82363">
          <w:delText>d</w:delText>
        </w:r>
      </w:del>
      <w:r w:rsidRPr="00725FEA">
        <w:t xml:space="preserve"> a tight coupl</w:t>
      </w:r>
      <w:ins w:id="312" w:author="Christine Julien" w:date="2014-11-16T16:49:00Z">
        <w:r w:rsidR="00F82363">
          <w:t>ing</w:t>
        </w:r>
      </w:ins>
      <w:del w:id="313" w:author="Christine Julien" w:date="2014-11-16T16:49:00Z">
        <w:r w:rsidRPr="00725FEA" w:rsidDel="00F82363">
          <w:delText>e</w:delText>
        </w:r>
      </w:del>
      <w:r w:rsidRPr="00725FEA">
        <w:t xml:space="preserve"> between </w:t>
      </w:r>
      <w:ins w:id="314" w:author="Christine Julien" w:date="2014-11-16T16:49:00Z">
        <w:r w:rsidR="00F82363">
          <w:t xml:space="preserve">the </w:t>
        </w:r>
      </w:ins>
      <w:r w:rsidRPr="00725FEA">
        <w:t>UI and core. Attention needs to be paid to avoid this coupling as it will be catastrophic if any change in UI (which happens quite often) requires a change in backend code or vice versa</w:t>
      </w:r>
      <w:r>
        <w:t>.</w:t>
      </w:r>
    </w:p>
    <w:p w14:paraId="20DDD4C8" w14:textId="41FB6F0C" w:rsidR="00725FEA" w:rsidRDefault="00725FEA" w:rsidP="00B641D1">
      <w:pPr>
        <w:pStyle w:val="text"/>
        <w:numPr>
          <w:ilvl w:val="0"/>
          <w:numId w:val="28"/>
        </w:numPr>
      </w:pPr>
      <w:r w:rsidRPr="00725FEA">
        <w:t xml:space="preserve">Wait until the last minute to integrate social media, especially Facebook. For a simple post, it is straightforward with the provided sample code. For customized post including pictures, </w:t>
      </w:r>
      <w:del w:id="315" w:author="Christine Julien" w:date="2014-11-16T16:50:00Z">
        <w:r w:rsidRPr="00725FEA" w:rsidDel="00555493">
          <w:delText xml:space="preserve">mastermind </w:delText>
        </w:r>
      </w:del>
      <w:ins w:id="316" w:author="Christine Julien" w:date="2014-11-16T16:50:00Z">
        <w:r w:rsidR="00555493">
          <w:t>mastering</w:t>
        </w:r>
        <w:r w:rsidR="00555493" w:rsidRPr="00725FEA">
          <w:t xml:space="preserve"> </w:t>
        </w:r>
      </w:ins>
      <w:r w:rsidRPr="00725FEA">
        <w:t>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14:paraId="7938C0EA" w14:textId="77777777"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14:paraId="114DBD0F" w14:textId="77777777" w:rsidR="00B82E7A" w:rsidRDefault="00B82E7A" w:rsidP="00B82E7A">
      <w:pPr>
        <w:pStyle w:val="text"/>
      </w:pPr>
    </w:p>
    <w:p w14:paraId="6E5A993A" w14:textId="77777777" w:rsidR="00B82E7A" w:rsidRDefault="00B82E7A" w:rsidP="00B82E7A">
      <w:pPr>
        <w:pStyle w:val="text"/>
      </w:pPr>
    </w:p>
    <w:p w14:paraId="24B5296D" w14:textId="77777777" w:rsidR="00B82E7A" w:rsidRDefault="00B82E7A" w:rsidP="00B82E7A">
      <w:pPr>
        <w:pStyle w:val="text"/>
      </w:pPr>
    </w:p>
    <w:p w14:paraId="55030F0A" w14:textId="77777777" w:rsidR="00B82E7A" w:rsidRDefault="00B82E7A" w:rsidP="00B82E7A">
      <w:pPr>
        <w:pStyle w:val="text"/>
      </w:pPr>
    </w:p>
    <w:p w14:paraId="7164E7AB" w14:textId="77777777" w:rsidR="00B82E7A" w:rsidRDefault="00B82E7A" w:rsidP="00B82E7A">
      <w:pPr>
        <w:pStyle w:val="text"/>
      </w:pPr>
    </w:p>
    <w:p w14:paraId="471880AF" w14:textId="77777777" w:rsidR="00B82E7A" w:rsidRDefault="00B82E7A" w:rsidP="00B82E7A">
      <w:pPr>
        <w:pStyle w:val="text"/>
      </w:pPr>
    </w:p>
    <w:p w14:paraId="120D9344" w14:textId="77777777" w:rsidR="00B82E7A" w:rsidRDefault="00B82E7A" w:rsidP="00B82E7A">
      <w:pPr>
        <w:pStyle w:val="text"/>
      </w:pPr>
    </w:p>
    <w:p w14:paraId="2DD75B71" w14:textId="77777777" w:rsidR="00B82E7A" w:rsidRDefault="00B82E7A" w:rsidP="00B82E7A">
      <w:pPr>
        <w:pStyle w:val="text"/>
      </w:pPr>
    </w:p>
    <w:p w14:paraId="39DBB952" w14:textId="77777777" w:rsidR="00B82E7A" w:rsidRDefault="00B82E7A" w:rsidP="00B82E7A">
      <w:pPr>
        <w:pStyle w:val="text"/>
      </w:pPr>
    </w:p>
    <w:p w14:paraId="3D614C44" w14:textId="77777777" w:rsidR="00B82E7A" w:rsidRDefault="00B82E7A" w:rsidP="00B82E7A">
      <w:pPr>
        <w:pStyle w:val="text"/>
      </w:pPr>
    </w:p>
    <w:p w14:paraId="58B79F7F" w14:textId="77777777" w:rsidR="00B82E7A" w:rsidRDefault="00B82E7A" w:rsidP="00B82E7A">
      <w:pPr>
        <w:pStyle w:val="text"/>
      </w:pPr>
    </w:p>
    <w:p w14:paraId="176EC054" w14:textId="77777777" w:rsidR="00B82E7A" w:rsidRDefault="00B82E7A" w:rsidP="00B82E7A">
      <w:pPr>
        <w:pStyle w:val="text"/>
      </w:pPr>
    </w:p>
    <w:p w14:paraId="0ED50D4B" w14:textId="77777777" w:rsidR="00B82E7A" w:rsidRDefault="00B82E7A" w:rsidP="00B82E7A">
      <w:pPr>
        <w:pStyle w:val="text"/>
      </w:pPr>
    </w:p>
    <w:p w14:paraId="1E6BA142" w14:textId="77777777" w:rsidR="00B82E7A" w:rsidRDefault="00B82E7A" w:rsidP="00B82E7A">
      <w:pPr>
        <w:pStyle w:val="text"/>
      </w:pPr>
    </w:p>
    <w:p w14:paraId="22161E7F" w14:textId="77777777" w:rsidR="00B82E7A" w:rsidRDefault="00B82E7A" w:rsidP="00B82E7A">
      <w:pPr>
        <w:pStyle w:val="text"/>
      </w:pPr>
    </w:p>
    <w:p w14:paraId="459CA67C" w14:textId="77777777" w:rsidR="00B82E7A" w:rsidRDefault="00B82E7A" w:rsidP="00B82E7A">
      <w:pPr>
        <w:pStyle w:val="text"/>
      </w:pPr>
    </w:p>
    <w:p w14:paraId="25ABAD4E" w14:textId="77777777" w:rsidR="00B82E7A" w:rsidRDefault="00B82E7A" w:rsidP="00B82E7A">
      <w:pPr>
        <w:pStyle w:val="text"/>
      </w:pPr>
    </w:p>
    <w:p w14:paraId="46243D09" w14:textId="77777777" w:rsidR="001237A2" w:rsidRDefault="001237A2" w:rsidP="00B82E7A">
      <w:pPr>
        <w:pStyle w:val="text"/>
      </w:pPr>
    </w:p>
    <w:p w14:paraId="774668D8" w14:textId="77777777" w:rsidR="001237A2" w:rsidRDefault="001237A2" w:rsidP="00B82E7A">
      <w:pPr>
        <w:pStyle w:val="text"/>
      </w:pPr>
    </w:p>
    <w:p w14:paraId="633119DB" w14:textId="77777777" w:rsidR="00B82E7A" w:rsidRDefault="00B82E7A" w:rsidP="00B82E7A">
      <w:pPr>
        <w:pStyle w:val="Heading2"/>
      </w:pPr>
      <w:bookmarkStart w:id="317" w:name="_Toc354617450"/>
      <w:bookmarkStart w:id="318" w:name="_Toc403411399"/>
      <w:r>
        <w:lastRenderedPageBreak/>
        <w:t xml:space="preserve">Chapter </w:t>
      </w:r>
      <w:proofErr w:type="gramStart"/>
      <w:r>
        <w:t>5  Conclusion</w:t>
      </w:r>
      <w:bookmarkEnd w:id="317"/>
      <w:bookmarkEnd w:id="318"/>
      <w:proofErr w:type="gramEnd"/>
    </w:p>
    <w:p w14:paraId="6DB9DC45" w14:textId="77777777" w:rsidR="00B82E7A" w:rsidRDefault="00B82E7A" w:rsidP="00B82E7A">
      <w:pPr>
        <w:pStyle w:val="Heading3"/>
      </w:pPr>
      <w:bookmarkStart w:id="319" w:name="_Toc354617451"/>
      <w:bookmarkStart w:id="320" w:name="_Toc403411400"/>
      <w:r>
        <w:t>5.1</w:t>
      </w:r>
      <w:r>
        <w:tab/>
        <w:t>Summary</w:t>
      </w:r>
      <w:bookmarkEnd w:id="319"/>
      <w:bookmarkEnd w:id="320"/>
    </w:p>
    <w:p w14:paraId="0E442A9F" w14:textId="77777777"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14:paraId="6823CA6F" w14:textId="77777777" w:rsidR="00DB6F80" w:rsidRDefault="00B82E7A" w:rsidP="00B82E7A">
      <w:pPr>
        <w:pStyle w:val="text"/>
      </w:pPr>
      <w:r>
        <w:t xml:space="preserve">With all that said, the app still leaves a lot to be desired. </w:t>
      </w:r>
    </w:p>
    <w:p w14:paraId="4019F8C3" w14:textId="77777777" w:rsidR="00DB6F80" w:rsidRDefault="00B82E7A" w:rsidP="00B641D1">
      <w:pPr>
        <w:pStyle w:val="text"/>
        <w:numPr>
          <w:ilvl w:val="0"/>
          <w:numId w:val="20"/>
        </w:numPr>
      </w:pPr>
      <w:r>
        <w:t xml:space="preserve">The image processing method needs to be enhanced to provide user with more edit capability than just cropping. </w:t>
      </w:r>
    </w:p>
    <w:p w14:paraId="3F693505" w14:textId="77777777"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14:paraId="4223D509" w14:textId="77777777" w:rsidR="00B82E7A" w:rsidRDefault="00B82E7A" w:rsidP="00B641D1">
      <w:pPr>
        <w:pStyle w:val="text"/>
        <w:numPr>
          <w:ilvl w:val="0"/>
          <w:numId w:val="20"/>
        </w:numPr>
      </w:pPr>
      <w:r>
        <w:t xml:space="preserve">Items such as hat, bags, and shoes are part of a complete outfit and should be part of the recommendation. </w:t>
      </w:r>
    </w:p>
    <w:p w14:paraId="73B09A66" w14:textId="45DDDFF4" w:rsidR="00B82E7A" w:rsidRDefault="00B82E7A" w:rsidP="00B82E7A">
      <w:pPr>
        <w:pStyle w:val="text"/>
      </w:pPr>
      <w:r>
        <w:t xml:space="preserve">In conclusion, the prototype of </w:t>
      </w:r>
      <w:ins w:id="321" w:author="Christine Julien" w:date="2014-11-16T16:51:00Z">
        <w:r w:rsidR="002F7625">
          <w:t xml:space="preserve">the </w:t>
        </w:r>
      </w:ins>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14:paraId="59203CFB" w14:textId="77777777" w:rsidR="00B82E7A" w:rsidRDefault="00B82E7A" w:rsidP="00B82E7A">
      <w:pPr>
        <w:pStyle w:val="text"/>
      </w:pPr>
    </w:p>
    <w:p w14:paraId="44D041D3" w14:textId="77777777" w:rsidR="00B82E7A" w:rsidRDefault="00B82E7A" w:rsidP="00B82E7A">
      <w:pPr>
        <w:pStyle w:val="Heading3"/>
      </w:pPr>
      <w:bookmarkStart w:id="322" w:name="_Toc354617452"/>
      <w:bookmarkStart w:id="323" w:name="_Toc403411401"/>
      <w:r>
        <w:lastRenderedPageBreak/>
        <w:t>5.2</w:t>
      </w:r>
      <w:r>
        <w:tab/>
        <w:t>Related work</w:t>
      </w:r>
      <w:bookmarkEnd w:id="322"/>
      <w:bookmarkEnd w:id="323"/>
    </w:p>
    <w:p w14:paraId="047A10ED" w14:textId="77777777"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14:paraId="59E7FC55" w14:textId="77777777" w:rsidR="00B82E7A" w:rsidRDefault="00B82E7A" w:rsidP="00B82E7A">
      <w:pPr>
        <w:pStyle w:val="Heading4"/>
      </w:pPr>
      <w:bookmarkStart w:id="324" w:name="_Toc354617453"/>
      <w:r>
        <w:t>5.2.1</w:t>
      </w:r>
      <w:r>
        <w:tab/>
      </w:r>
      <w:bookmarkEnd w:id="324"/>
      <w:r>
        <w:t>Stylebook</w:t>
      </w:r>
    </w:p>
    <w:p w14:paraId="33C83779" w14:textId="0C91D77B" w:rsidR="00B82E7A" w:rsidRDefault="00B82E7A" w:rsidP="00B82E7A">
      <w:pPr>
        <w:pStyle w:val="text"/>
      </w:pPr>
      <w:r>
        <w:t>This is an iOS app</w:t>
      </w:r>
      <w:ins w:id="325" w:author="Christine Julien" w:date="2014-11-16T16:52:00Z">
        <w:r w:rsidR="00864937">
          <w:t>,</w:t>
        </w:r>
      </w:ins>
      <w:r>
        <w:t xml:space="preserve"> and it has the most similar functionalities with our </w:t>
      </w:r>
      <w:proofErr w:type="spellStart"/>
      <w:r>
        <w:t>ClosetStylist</w:t>
      </w:r>
      <w:proofErr w:type="spellEnd"/>
      <w:r>
        <w:t xml:space="preserve"> app. Their goal is to curate customers wardrobe’s and choose new pieces that fit into their current closet.</w:t>
      </w:r>
    </w:p>
    <w:p w14:paraId="2304FAB2" w14:textId="77777777"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14:paraId="11123B0F" w14:textId="77777777"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14:paraId="0370715D" w14:textId="77777777" w:rsidR="00B82E7A" w:rsidRDefault="00B82E7A" w:rsidP="00B82E7A">
      <w:pPr>
        <w:pStyle w:val="Heading4"/>
      </w:pPr>
      <w:bookmarkStart w:id="326" w:name="_Toc354617454"/>
      <w:r>
        <w:t>5.2.2</w:t>
      </w:r>
      <w:r>
        <w:tab/>
      </w:r>
      <w:bookmarkEnd w:id="326"/>
      <w:r>
        <w:t>Pose</w:t>
      </w:r>
    </w:p>
    <w:p w14:paraId="0BB9B822" w14:textId="520440C1" w:rsidR="00B82E7A" w:rsidRDefault="00B82E7A" w:rsidP="00B82E7A">
      <w:pPr>
        <w:pStyle w:val="text"/>
      </w:pPr>
      <w:r>
        <w:t>Pose</w:t>
      </w:r>
      <w:ins w:id="327" w:author="Christine Julien" w:date="2014-11-16T16:52:00Z">
        <w:r w:rsidR="00864937">
          <w:t xml:space="preserve"> is</w:t>
        </w:r>
      </w:ins>
      <w:r>
        <w:t xml:space="preserv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14:paraId="6ED99E6E" w14:textId="0835195D" w:rsidR="00B82E7A" w:rsidRPr="008C6EDD" w:rsidRDefault="00B82E7A" w:rsidP="00B82E7A">
      <w:pPr>
        <w:pStyle w:val="text"/>
      </w:pPr>
      <w:r>
        <w:t>Although this offers great experience in social network</w:t>
      </w:r>
      <w:ins w:id="328" w:author="Christine Julien" w:date="2014-11-16T16:52:00Z">
        <w:r w:rsidR="00864937">
          <w:t>s</w:t>
        </w:r>
      </w:ins>
      <w:r>
        <w:t xml:space="preserve">, it does not provide some fundamental features of </w:t>
      </w:r>
      <w:proofErr w:type="spellStart"/>
      <w:r>
        <w:t>ClosetStylist</w:t>
      </w:r>
      <w:proofErr w:type="spellEnd"/>
      <w:r>
        <w:t xml:space="preserve"> such as managing laundry bag or suggesting outfit to wear.</w:t>
      </w:r>
    </w:p>
    <w:p w14:paraId="2D9FD700" w14:textId="77777777" w:rsidR="00B82E7A" w:rsidRDefault="00B82E7A" w:rsidP="00B82E7A">
      <w:pPr>
        <w:pStyle w:val="Heading4"/>
      </w:pPr>
      <w:bookmarkStart w:id="329" w:name="_Toc354617455"/>
      <w:r>
        <w:lastRenderedPageBreak/>
        <w:t>5.2.3</w:t>
      </w:r>
      <w:r>
        <w:tab/>
      </w:r>
      <w:bookmarkEnd w:id="329"/>
      <w:proofErr w:type="spellStart"/>
      <w:r>
        <w:t>Netrobe</w:t>
      </w:r>
      <w:proofErr w:type="spellEnd"/>
    </w:p>
    <w:p w14:paraId="6807EA59" w14:textId="781AB1D0" w:rsidR="00B82E7A" w:rsidRDefault="00B82E7A" w:rsidP="00B82E7A">
      <w:pPr>
        <w:pStyle w:val="text"/>
      </w:pPr>
      <w:r>
        <w:t>This app is only available in iOS. It offers quite appealing features includ</w:t>
      </w:r>
      <w:ins w:id="330" w:author="Christine Julien" w:date="2014-11-16T16:52:00Z">
        <w:r w:rsidR="00864937">
          <w:t>ing</w:t>
        </w:r>
      </w:ins>
      <w:del w:id="331" w:author="Christine Julien" w:date="2014-11-16T16:52:00Z">
        <w:r w:rsidDel="00864937">
          <w:delText>es</w:delText>
        </w:r>
      </w:del>
      <w:r>
        <w:t xml:space="preserve">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14:paraId="12B63FE3" w14:textId="77777777" w:rsidR="00B82E7A" w:rsidRDefault="00B82E7A" w:rsidP="00B82E7A">
      <w:pPr>
        <w:pStyle w:val="Heading3"/>
      </w:pPr>
      <w:bookmarkStart w:id="332" w:name="_Toc354617456"/>
      <w:bookmarkStart w:id="333" w:name="_Toc403411402"/>
      <w:r>
        <w:t>5.3</w:t>
      </w:r>
      <w:r>
        <w:tab/>
        <w:t>Future work</w:t>
      </w:r>
      <w:bookmarkEnd w:id="332"/>
      <w:bookmarkEnd w:id="333"/>
    </w:p>
    <w:p w14:paraId="74BD9BFD" w14:textId="77777777"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14:paraId="29161F6A" w14:textId="77777777" w:rsidR="00B82E7A" w:rsidRDefault="00B82E7A" w:rsidP="00B82E7A">
      <w:pPr>
        <w:pStyle w:val="Heading4"/>
      </w:pPr>
      <w:bookmarkStart w:id="334" w:name="_Toc354617458"/>
      <w:r>
        <w:t>5.3.1</w:t>
      </w:r>
      <w:r>
        <w:tab/>
        <w:t>Integration with social network</w:t>
      </w:r>
      <w:bookmarkEnd w:id="334"/>
      <w:r>
        <w:t>s such as Facebook</w:t>
      </w:r>
    </w:p>
    <w:p w14:paraId="50BFEB91" w14:textId="77777777"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to implement sharing the outfit on Facebook because sharing images of the outfit is a complicated process. Given that this app requires displaying pictures, Twitter may not be a good social network to share. Instagram may be a better choice.</w:t>
      </w:r>
    </w:p>
    <w:p w14:paraId="6DBCED25" w14:textId="77777777" w:rsidR="00B82E7A" w:rsidRDefault="00B82E7A" w:rsidP="00B82E7A">
      <w:pPr>
        <w:pStyle w:val="text"/>
      </w:pPr>
      <w:r>
        <w:t>Without social media, it is very difficult to promote the app, and that is why this is the highest priority in our to-do list.</w:t>
      </w:r>
    </w:p>
    <w:p w14:paraId="03E28B9F" w14:textId="77777777" w:rsidR="00B82E7A" w:rsidRDefault="00B82E7A" w:rsidP="00B82E7A">
      <w:pPr>
        <w:pStyle w:val="Heading4"/>
      </w:pPr>
      <w:bookmarkStart w:id="335" w:name="_Toc354617457"/>
      <w:bookmarkStart w:id="336" w:name="_Toc354617459"/>
      <w:r>
        <w:t>5.3.2</w:t>
      </w:r>
      <w:r>
        <w:tab/>
      </w:r>
      <w:bookmarkEnd w:id="335"/>
      <w:r>
        <w:t>Detect the item’s color automatically</w:t>
      </w:r>
    </w:p>
    <w:p w14:paraId="25130AE3" w14:textId="77777777"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14:paraId="66955BD0" w14:textId="77777777" w:rsidR="00B82E7A" w:rsidRDefault="00B82E7A" w:rsidP="00B82E7A">
      <w:pPr>
        <w:pStyle w:val="Heading4"/>
      </w:pPr>
      <w:r>
        <w:lastRenderedPageBreak/>
        <w:t>5.3.3</w:t>
      </w:r>
      <w:r>
        <w:tab/>
        <w:t>Support more items</w:t>
      </w:r>
    </w:p>
    <w:p w14:paraId="0AF020FE" w14:textId="666ED3B2" w:rsidR="00B82E7A" w:rsidRPr="00BE547C" w:rsidRDefault="00B82E7A" w:rsidP="00B82E7A">
      <w:pPr>
        <w:pStyle w:val="text"/>
      </w:pPr>
      <w:r>
        <w:t>Currently, the app can handle regular “Tops” items, such as blouse, shirt, t-shirt, etc. but not dress. Other things</w:t>
      </w:r>
      <w:ins w:id="337" w:author="Christine Julien" w:date="2014-11-16T16:54:00Z">
        <w:r w:rsidR="008002B3">
          <w:t xml:space="preserve"> that</w:t>
        </w:r>
      </w:ins>
      <w:r>
        <w:t xml:space="preserve"> users would like to put together when going out including hats, shoes, bags, belts are not supported. These bear</w:t>
      </w:r>
      <w:del w:id="338" w:author="Christine Julien" w:date="2014-11-16T16:54:00Z">
        <w:r w:rsidDel="008002B3">
          <w:delText>s</w:delText>
        </w:r>
      </w:del>
      <w:r>
        <w:t xml:space="preserve"> a lot of work because not only displaying them will make the phone screen too crowded but also the algorithm to choose </w:t>
      </w:r>
      <w:del w:id="339" w:author="Christine Julien" w:date="2014-11-16T16:54:00Z">
        <w:r w:rsidDel="008002B3">
          <w:delText xml:space="preserve">pick </w:delText>
        </w:r>
      </w:del>
      <w:r>
        <w:t xml:space="preserve">an outfit will be much more complex. Nevertheless, these are essential to make a fully functional app. </w:t>
      </w:r>
    </w:p>
    <w:bookmarkEnd w:id="336"/>
    <w:p w14:paraId="392E6F5D" w14:textId="77777777" w:rsidR="00B82E7A" w:rsidRDefault="00B82E7A" w:rsidP="00B82E7A">
      <w:pPr>
        <w:pStyle w:val="Heading4"/>
      </w:pPr>
      <w:r>
        <w:t>5.3.4</w:t>
      </w:r>
      <w:r>
        <w:tab/>
        <w:t>Add support for travelling</w:t>
      </w:r>
    </w:p>
    <w:p w14:paraId="45731A60" w14:textId="3ABFE76B" w:rsidR="00B82E7A" w:rsidRDefault="00B82E7A" w:rsidP="00B82E7A">
      <w:pPr>
        <w:pStyle w:val="text"/>
      </w:pPr>
      <w:r>
        <w:t xml:space="preserve">Adding support for travelers to pick the items for their trip is another functionality that we would like to add in the future. </w:t>
      </w:r>
      <w:ins w:id="340" w:author="Christine Julien" w:date="2014-11-16T16:55:00Z">
        <w:r w:rsidR="008002B3">
          <w:t>The u</w:t>
        </w:r>
      </w:ins>
      <w:del w:id="341" w:author="Christine Julien" w:date="2014-11-16T16:55:00Z">
        <w:r w:rsidDel="008002B3">
          <w:delText>U</w:delText>
        </w:r>
      </w:del>
      <w:r>
        <w:t xml:space="preserve">ser will enter </w:t>
      </w:r>
      <w:ins w:id="342" w:author="Christine Julien" w:date="2014-11-16T16:55:00Z">
        <w:r w:rsidR="008002B3">
          <w:t>his or her</w:t>
        </w:r>
      </w:ins>
      <w:del w:id="343" w:author="Christine Julien" w:date="2014-11-16T16:55:00Z">
        <w:r w:rsidDel="008002B3">
          <w:delText>their</w:delText>
        </w:r>
      </w:del>
      <w:r>
        <w:t xml:space="preserve"> destination or a list of destinations together with the begin and end date</w:t>
      </w:r>
      <w:ins w:id="344" w:author="Christine Julien" w:date="2014-11-16T16:55:00Z">
        <w:r w:rsidR="008002B3">
          <w:t>s</w:t>
        </w:r>
      </w:ins>
      <w:r>
        <w:t xml:space="preserve">, </w:t>
      </w:r>
      <w:ins w:id="345" w:author="Christine Julien" w:date="2014-11-16T16:55:00Z">
        <w:r w:rsidR="008002B3">
          <w:t xml:space="preserve">and </w:t>
        </w:r>
      </w:ins>
      <w:r>
        <w:t xml:space="preserve">the app will programmatically suggest the outfits they should pack to be most efficient for their trip based on the weather forecast at the destinations. </w:t>
      </w:r>
    </w:p>
    <w:p w14:paraId="6BC7BBAD" w14:textId="77777777" w:rsidR="00B82E7A" w:rsidRDefault="00B82E7A" w:rsidP="00B82E7A">
      <w:pPr>
        <w:pStyle w:val="Heading4"/>
      </w:pPr>
      <w:bookmarkStart w:id="346" w:name="_Toc354617460"/>
      <w:r>
        <w:t>5.3.5</w:t>
      </w:r>
      <w:r>
        <w:tab/>
      </w:r>
      <w:bookmarkEnd w:id="346"/>
      <w:r>
        <w:t xml:space="preserve">Create app for iOS </w:t>
      </w:r>
    </w:p>
    <w:p w14:paraId="6877BDC7" w14:textId="66B421EA" w:rsidR="00B82E7A" w:rsidRDefault="00B82E7A" w:rsidP="00B82E7A">
      <w:pPr>
        <w:pStyle w:val="text"/>
      </w:pPr>
      <w:r>
        <w:t xml:space="preserve">Although Android powers </w:t>
      </w:r>
      <w:r w:rsidR="00DB6F80">
        <w:t xml:space="preserve">about </w:t>
      </w:r>
      <w:r>
        <w:t xml:space="preserve">70 percent of </w:t>
      </w:r>
      <w:del w:id="347" w:author="Christine Julien" w:date="2014-11-16T16:55:00Z">
        <w:r w:rsidDel="008002B3">
          <w:delText xml:space="preserve">the </w:delText>
        </w:r>
      </w:del>
      <w:r>
        <w:t>mobile device</w:t>
      </w:r>
      <w:ins w:id="348" w:author="Christine Julien" w:date="2014-11-16T16:55:00Z">
        <w:r w:rsidR="008002B3">
          <w:t>s</w:t>
        </w:r>
      </w:ins>
      <w:bookmarkStart w:id="349" w:name="_GoBack"/>
      <w:bookmarkEnd w:id="349"/>
      <w:r>
        <w:t xml:space="preserve">, iOS is still a very big player in this area, especially in terms of money.  </w:t>
      </w:r>
      <w:r w:rsidR="00DB6F80">
        <w:t>If we want to make a popular app, iOS must be supported to bring in customers and generate revenue.</w:t>
      </w:r>
    </w:p>
    <w:p w14:paraId="54B864B7" w14:textId="77777777" w:rsidR="00497144" w:rsidRDefault="00497144" w:rsidP="00B82E7A">
      <w:pPr>
        <w:pStyle w:val="text"/>
      </w:pPr>
    </w:p>
    <w:p w14:paraId="40FCB020" w14:textId="77777777" w:rsidR="00497144" w:rsidRDefault="00497144" w:rsidP="00B82E7A">
      <w:pPr>
        <w:pStyle w:val="text"/>
      </w:pPr>
    </w:p>
    <w:p w14:paraId="38FD87D4" w14:textId="77777777" w:rsidR="00497144" w:rsidRDefault="00497144" w:rsidP="00B82E7A">
      <w:pPr>
        <w:pStyle w:val="text"/>
      </w:pPr>
    </w:p>
    <w:p w14:paraId="71509F70" w14:textId="77777777" w:rsidR="0044333C" w:rsidRPr="00B5237F" w:rsidRDefault="0044333C" w:rsidP="00B82E7A">
      <w:pPr>
        <w:pStyle w:val="text"/>
      </w:pPr>
    </w:p>
    <w:p w14:paraId="3D017A35" w14:textId="77777777" w:rsidR="00B82E7A" w:rsidRPr="00F0100F" w:rsidRDefault="00B82E7A" w:rsidP="00B82E7A">
      <w:pPr>
        <w:pStyle w:val="text"/>
      </w:pPr>
    </w:p>
    <w:p w14:paraId="7CBA1A18" w14:textId="77777777" w:rsidR="00B82E7A" w:rsidRDefault="00B82E7A" w:rsidP="00B82E7A">
      <w:pPr>
        <w:pStyle w:val="Heading2"/>
      </w:pPr>
      <w:bookmarkStart w:id="350" w:name="_Toc354617463"/>
      <w:bookmarkStart w:id="351" w:name="_Toc403411403"/>
      <w:r>
        <w:lastRenderedPageBreak/>
        <w:t>References</w:t>
      </w:r>
      <w:bookmarkEnd w:id="350"/>
      <w:bookmarkEnd w:id="351"/>
    </w:p>
    <w:p w14:paraId="0A87F891" w14:textId="77777777" w:rsidR="00B82E7A" w:rsidRPr="006843D3" w:rsidRDefault="00B82E7A" w:rsidP="00B82E7A">
      <w:pPr>
        <w:pStyle w:val="reference"/>
      </w:pPr>
      <w:r>
        <w:t xml:space="preserve"> [</w:t>
      </w:r>
      <w:proofErr w:type="spellStart"/>
      <w:r>
        <w:t>Amb</w:t>
      </w:r>
      <w:proofErr w:type="spellEnd"/>
      <w:r>
        <w:t>]</w:t>
      </w:r>
      <w:r>
        <w:tab/>
      </w:r>
      <w:r w:rsidRPr="006843D3">
        <w:t xml:space="preserve">"UML 2 Activity Diagramming Guidelines." </w:t>
      </w:r>
      <w:proofErr w:type="gramStart"/>
      <w:r w:rsidRPr="006843D3">
        <w:t>UML 2 Activity Diagramming Guidelines.</w:t>
      </w:r>
      <w:proofErr w:type="gramEnd"/>
      <w:r w:rsidRPr="006843D3">
        <w:t xml:space="preserve"> Ed. Scott Ambler. </w:t>
      </w:r>
      <w:proofErr w:type="spellStart"/>
      <w:r w:rsidRPr="006843D3">
        <w:t>Ambysoft</w:t>
      </w:r>
      <w:proofErr w:type="spellEnd"/>
      <w:r w:rsidRPr="006843D3">
        <w:t xml:space="preserve"> Inc. Web. 23 Oct. 2014. &lt;http://www.agilemodeling.com/style/activityDiagram.htm&gt;.</w:t>
      </w:r>
    </w:p>
    <w:p w14:paraId="1D57913E" w14:textId="77777777" w:rsidR="00B82E7A" w:rsidRPr="007E4F8E" w:rsidRDefault="00B82E7A" w:rsidP="00B82E7A">
      <w:pPr>
        <w:pStyle w:val="reference"/>
      </w:pPr>
      <w:r w:rsidRPr="006843D3">
        <w:t xml:space="preserve"> [Bal]</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r w:rsidRPr="006843D3">
        <w:t>Balsamiq</w:t>
      </w:r>
      <w:proofErr w:type="spellEnd"/>
      <w:r w:rsidRPr="006843D3">
        <w:t>. Web. 23 Oct. 2014. &lt;http://www.balsamiq.com&gt;.</w:t>
      </w:r>
    </w:p>
    <w:p w14:paraId="436BC4B3" w14:textId="77777777" w:rsidR="00B82E7A" w:rsidRDefault="00B82E7A" w:rsidP="00B82E7A">
      <w:pPr>
        <w:pStyle w:val="reference"/>
      </w:pPr>
      <w:r>
        <w:t xml:space="preserve"> [</w:t>
      </w:r>
      <w:proofErr w:type="spellStart"/>
      <w:r>
        <w:t>Ecl</w:t>
      </w:r>
      <w:proofErr w:type="spellEnd"/>
      <w:r>
        <w:t>]</w:t>
      </w:r>
      <w:r>
        <w:tab/>
      </w:r>
      <w:r w:rsidRPr="00AD171D">
        <w:t xml:space="preserve">"Eclipse Downloads." </w:t>
      </w:r>
      <w:proofErr w:type="gramStart"/>
      <w:r w:rsidRPr="00AD171D">
        <w:t>Eclipse RSS.</w:t>
      </w:r>
      <w:proofErr w:type="gramEnd"/>
      <w:r w:rsidRPr="00AD171D">
        <w:t xml:space="preserve"> Eclipse Foundation, 1 Jan. 2004. Web. 23 Oct. 2014. &lt;http://www.eclipse.org/downloads/&gt;.</w:t>
      </w:r>
    </w:p>
    <w:p w14:paraId="1865E451" w14:textId="77777777" w:rsidR="00B82E7A" w:rsidRDefault="00B82E7A" w:rsidP="00B82E7A">
      <w:pPr>
        <w:pStyle w:val="reference"/>
      </w:pPr>
      <w:r>
        <w:t>[SWA]</w:t>
      </w:r>
      <w:r>
        <w:tab/>
      </w:r>
      <w:proofErr w:type="spellStart"/>
      <w:r w:rsidRPr="00130323">
        <w:t>Azzola</w:t>
      </w:r>
      <w:proofErr w:type="spellEnd"/>
      <w:r w:rsidRPr="00130323">
        <w:t xml:space="preserve">, Francesco. "Surviving W/ Android." Android Weather App: JSON, HTTP and </w:t>
      </w:r>
      <w:proofErr w:type="spellStart"/>
      <w:r w:rsidRPr="00130323">
        <w:t>Openweathermap</w:t>
      </w:r>
      <w:proofErr w:type="spellEnd"/>
      <w:r w:rsidRPr="00130323">
        <w:t>. 21 May 2013. Web. 23 Oct. 2014. &lt;http://www.survivingwithandroid.com/2013/05/build-weather-app-json-http-android.html&gt;.</w:t>
      </w:r>
    </w:p>
    <w:p w14:paraId="17F4B060" w14:textId="77777777"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r w:rsidRPr="00995446">
        <w:t>InVision</w:t>
      </w:r>
      <w:proofErr w:type="spellEnd"/>
      <w:r w:rsidRPr="00995446">
        <w:t xml:space="preserve">. </w:t>
      </w:r>
      <w:proofErr w:type="spellStart"/>
      <w:r w:rsidRPr="00995446">
        <w:t>InVision</w:t>
      </w:r>
      <w:proofErr w:type="spellEnd"/>
      <w:r w:rsidRPr="00995446">
        <w:t>. Web. 23 Oct. 2014. &lt;http://www.invisionapp.com/&gt;.</w:t>
      </w:r>
    </w:p>
    <w:p w14:paraId="211F0827" w14:textId="77777777" w:rsidR="00B82E7A" w:rsidRDefault="00B82E7A" w:rsidP="00B82E7A">
      <w:pPr>
        <w:pStyle w:val="reference"/>
      </w:pPr>
      <w:r>
        <w:t>[Geo]</w:t>
      </w:r>
      <w:r w:rsidRPr="007A720B">
        <w:t xml:space="preserve"> </w:t>
      </w:r>
      <w:r w:rsidRPr="00995446">
        <w:t>"</w:t>
      </w:r>
      <w:proofErr w:type="spellStart"/>
      <w:r w:rsidRPr="00995446">
        <w:t>GeoNames</w:t>
      </w:r>
      <w:proofErr w:type="spellEnd"/>
      <w:r w:rsidRPr="00995446">
        <w:t xml:space="preserve">." </w:t>
      </w:r>
      <w:proofErr w:type="spellStart"/>
      <w:r w:rsidRPr="00995446">
        <w:t>GeoNames</w:t>
      </w:r>
      <w:proofErr w:type="spellEnd"/>
      <w:r w:rsidRPr="00995446">
        <w:t>. Web. 23 Oct. 2014. &lt;http://www.geonames.org/&gt;.</w:t>
      </w:r>
    </w:p>
    <w:p w14:paraId="3E887944" w14:textId="77777777"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Google. Web. 23 Oct. 2014. &lt;https://code.google.com/p/robotium&gt;.</w:t>
      </w:r>
    </w:p>
    <w:p w14:paraId="14A0E8EB" w14:textId="77777777" w:rsidR="00B82E7A" w:rsidRDefault="00B82E7A" w:rsidP="00B82E7A">
      <w:pPr>
        <w:pStyle w:val="reference"/>
      </w:pPr>
      <w:r w:rsidRPr="00896893">
        <w:t>[</w:t>
      </w:r>
      <w:r>
        <w:t>TCW</w:t>
      </w:r>
      <w:r w:rsidRPr="00896893">
        <w:t xml:space="preserve">] </w:t>
      </w:r>
      <w:r w:rsidRPr="00995446">
        <w:t xml:space="preserve">Centeno, Antonio. "The Color Wheel – Color Coordination for Men." </w:t>
      </w:r>
      <w:proofErr w:type="gramStart"/>
      <w:r w:rsidRPr="00995446">
        <w:t>Real Men Real Style.</w:t>
      </w:r>
      <w:proofErr w:type="gramEnd"/>
      <w:r w:rsidRPr="00995446">
        <w:t xml:space="preserve"> RMRS. Web. 23 Oct. 2014. &lt;http://www.realmenrealstyle.com/color-wheel-color-coordination-men/&gt;.</w:t>
      </w:r>
    </w:p>
    <w:p w14:paraId="7C143039" w14:textId="77777777"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14:paraId="2D8AE508" w14:textId="77777777" w:rsidR="00B82E7A" w:rsidRPr="00315674" w:rsidRDefault="00B82E7A" w:rsidP="00B82E7A">
      <w:pPr>
        <w:pStyle w:val="reference"/>
      </w:pPr>
      <w:r w:rsidRPr="00611FB3">
        <w:t xml:space="preserve">[DAN] </w:t>
      </w:r>
      <w:r w:rsidRPr="006C353D">
        <w:t>"Displaying Bitmaps Efficiently." Android Developers. Google. Web. 23 Oct. 2014. &lt;http://developer.android.com/training/displaying-bitmaps/index.html&gt;.</w:t>
      </w:r>
    </w:p>
    <w:p w14:paraId="44813428" w14:textId="77777777" w:rsidR="00B82E7A" w:rsidRDefault="00B82E7A" w:rsidP="00B82E7A">
      <w:pPr>
        <w:pStyle w:val="reference"/>
      </w:pPr>
      <w:r>
        <w:t>[</w:t>
      </w:r>
      <w:proofErr w:type="spellStart"/>
      <w:r>
        <w:t>Cpro</w:t>
      </w:r>
      <w:proofErr w:type="spellEnd"/>
      <w:r>
        <w:t xml:space="preserve">] </w:t>
      </w:r>
      <w:r w:rsidRPr="006C353D">
        <w:t xml:space="preserve">"Java Developer Tools." </w:t>
      </w:r>
      <w:proofErr w:type="spellStart"/>
      <w:proofErr w:type="gramStart"/>
      <w:r w:rsidRPr="006C353D">
        <w:t>CodePro</w:t>
      </w:r>
      <w:proofErr w:type="spellEnd"/>
      <w:r w:rsidRPr="006C353D">
        <w:t xml:space="preserve"> </w:t>
      </w:r>
      <w:proofErr w:type="spellStart"/>
      <w:r w:rsidRPr="006C353D">
        <w:t>Analytix</w:t>
      </w:r>
      <w:proofErr w:type="spellEnd"/>
      <w:r w:rsidRPr="006C353D">
        <w:t xml:space="preserve"> User Guide.</w:t>
      </w:r>
      <w:proofErr w:type="gramEnd"/>
      <w:r w:rsidRPr="006C353D">
        <w:t xml:space="preserve"> Google. Web. 23 Oct. 2014. &lt;https://developers.google.com/java-dev-tools/codepro/doc/&gt;.</w:t>
      </w:r>
    </w:p>
    <w:p w14:paraId="2BBAAA9D" w14:textId="77777777" w:rsidR="00873538" w:rsidRDefault="00B82E7A" w:rsidP="00B82E7A">
      <w:pPr>
        <w:pStyle w:val="reference"/>
      </w:pPr>
      <w:r>
        <w:t xml:space="preserve"> [5FADYC] </w:t>
      </w:r>
      <w:r w:rsidRPr="006C353D">
        <w:t xml:space="preserve">"5 Fashion Apps to Digitize Your Closet." </w:t>
      </w:r>
      <w:proofErr w:type="spellStart"/>
      <w:r w:rsidRPr="006C353D">
        <w:t>Mashable</w:t>
      </w:r>
      <w:proofErr w:type="spellEnd"/>
      <w:r w:rsidRPr="006C353D">
        <w:t xml:space="preserve">. </w:t>
      </w:r>
      <w:proofErr w:type="spellStart"/>
      <w:r w:rsidRPr="006C353D">
        <w:t>Mashable</w:t>
      </w:r>
      <w:proofErr w:type="spellEnd"/>
      <w:r w:rsidRPr="006C353D">
        <w:t>, 1 Jan. 2013. Web. 23 Oct. 2014. &lt;http://mashable.com/2012/07/13/closet-management-apps/&gt;.</w:t>
      </w:r>
    </w:p>
    <w:p w14:paraId="333018D6" w14:textId="77777777" w:rsidR="00586AF4" w:rsidRDefault="00586AF4" w:rsidP="00B82E7A">
      <w:pPr>
        <w:pStyle w:val="reference"/>
      </w:pPr>
      <w:r>
        <w:t xml:space="preserve">[LAAD] </w:t>
      </w:r>
      <w:r w:rsidR="00795A10" w:rsidRPr="00795A10">
        <w:t xml:space="preserve">Jackson, Wallace. "Exploring Android App Development: The Lingo of Android and Building Your First Hello World App!" Learn Android App Development. Berkeley, Calif.: </w:t>
      </w:r>
      <w:proofErr w:type="spellStart"/>
      <w:r w:rsidR="00795A10" w:rsidRPr="00795A10">
        <w:t>Apress</w:t>
      </w:r>
      <w:proofErr w:type="spellEnd"/>
      <w:r w:rsidR="00795A10" w:rsidRPr="00795A10">
        <w:t>, 2013. Print.</w:t>
      </w:r>
    </w:p>
    <w:p w14:paraId="57358E60" w14:textId="77777777" w:rsidR="00795A10" w:rsidRDefault="00A63C40" w:rsidP="00B82E7A">
      <w:pPr>
        <w:pStyle w:val="reference"/>
      </w:pPr>
      <w:r>
        <w:t xml:space="preserve">[VCG] </w:t>
      </w:r>
      <w:proofErr w:type="spellStart"/>
      <w:r w:rsidR="00795A10" w:rsidRPr="00795A10">
        <w:t>Loeliger</w:t>
      </w:r>
      <w:proofErr w:type="spellEnd"/>
      <w:r w:rsidR="00795A10" w:rsidRPr="00795A10">
        <w:t xml:space="preserve">, Jon, and Matthew McCullough.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14:paraId="3CA3E167" w14:textId="30E54914"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Web. 5 Nov. 2014.</w:t>
      </w:r>
    </w:p>
    <w:sectPr w:rsidR="00795A10" w:rsidRPr="00B82E7A" w:rsidSect="007F7426">
      <w:footerReference w:type="default" r:id="rId68"/>
      <w:type w:val="continuous"/>
      <w:pgSz w:w="12240" w:h="15840"/>
      <w:pgMar w:top="1800" w:right="1800" w:bottom="1800" w:left="1800" w:header="0" w:footer="1728"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Christine Julien" w:date="2014-11-15T21:33:00Z" w:initials="CJ">
    <w:p w14:paraId="74ADDA9D" w14:textId="77777777" w:rsidR="00C34183" w:rsidRDefault="00C34183">
      <w:pPr>
        <w:pStyle w:val="CommentText"/>
      </w:pPr>
      <w:r>
        <w:rPr>
          <w:rStyle w:val="CommentReference"/>
        </w:rPr>
        <w:annotationRef/>
      </w:r>
      <w:r>
        <w:t>This section and the next seem to be mislabeled</w:t>
      </w:r>
    </w:p>
  </w:comment>
  <w:comment w:id="82" w:author="Christine Julien" w:date="2014-11-15T21:40:00Z" w:initials="CJ">
    <w:p w14:paraId="4CA8BCD5" w14:textId="77777777" w:rsidR="00C34183" w:rsidRDefault="00C34183">
      <w:pPr>
        <w:pStyle w:val="CommentText"/>
      </w:pPr>
      <w:r>
        <w:rPr>
          <w:rStyle w:val="CommentReference"/>
        </w:rPr>
        <w:annotationRef/>
      </w:r>
      <w:r>
        <w:t>I think you get the point… since each use case involves only one user, it should be singular everywhere.</w:t>
      </w:r>
    </w:p>
  </w:comment>
  <w:comment w:id="102" w:author="Christine Julien" w:date="2014-11-15T21:44:00Z" w:initials="CJ">
    <w:p w14:paraId="5FB7AEC4" w14:textId="5504198D" w:rsidR="00C34183" w:rsidRDefault="00C34183">
      <w:pPr>
        <w:pStyle w:val="CommentText"/>
      </w:pPr>
      <w:r>
        <w:rPr>
          <w:rStyle w:val="CommentReference"/>
        </w:rPr>
        <w:annotationRef/>
      </w:r>
      <w:proofErr w:type="gramStart"/>
      <w:r>
        <w:t>singular</w:t>
      </w:r>
      <w:proofErr w:type="gramEnd"/>
    </w:p>
  </w:comment>
  <w:comment w:id="111" w:author="Christine Julien" w:date="2014-11-15T21:46:00Z" w:initials="CJ">
    <w:p w14:paraId="57D242CE" w14:textId="3859AFE7" w:rsidR="00C34183" w:rsidRDefault="00C34183">
      <w:pPr>
        <w:pStyle w:val="CommentText"/>
      </w:pPr>
      <w:r>
        <w:rPr>
          <w:rStyle w:val="CommentReference"/>
        </w:rPr>
        <w:annotationRef/>
      </w:r>
    </w:p>
  </w:comment>
  <w:comment w:id="112" w:author="Christine Julien" w:date="2014-11-15T21:47:00Z" w:initials="CJ">
    <w:p w14:paraId="0D1141C1" w14:textId="2753A849" w:rsidR="00C34183" w:rsidRDefault="00C34183">
      <w:pPr>
        <w:pStyle w:val="CommentText"/>
      </w:pPr>
      <w:r>
        <w:rPr>
          <w:rStyle w:val="CommentReference"/>
        </w:rPr>
        <w:annotationRef/>
      </w:r>
      <w:r>
        <w:t>This seems pretty repetitive with the above section(s)</w:t>
      </w:r>
    </w:p>
  </w:comment>
  <w:comment w:id="117" w:author="Christine Julien" w:date="2014-11-15T21:48:00Z" w:initials="CJ">
    <w:p w14:paraId="4F6BBFA0" w14:textId="7A33113D" w:rsidR="00C34183" w:rsidRDefault="00C34183">
      <w:pPr>
        <w:pStyle w:val="CommentText"/>
      </w:pPr>
      <w:r>
        <w:rPr>
          <w:rStyle w:val="CommentReference"/>
        </w:rPr>
        <w:annotationRef/>
      </w:r>
      <w:r>
        <w:t>What does this mean? What is the nature of the “processing”? I assume it’s just input from the user, but you’re making it sound like more than that…</w:t>
      </w:r>
    </w:p>
  </w:comment>
  <w:comment w:id="137" w:author="Christine Julien" w:date="2014-11-15T21:51:00Z" w:initials="CJ">
    <w:p w14:paraId="50C62EFA" w14:textId="189D9A19" w:rsidR="00C34183" w:rsidRDefault="00C34183">
      <w:pPr>
        <w:pStyle w:val="CommentText"/>
      </w:pPr>
      <w:r>
        <w:rPr>
          <w:rStyle w:val="CommentReference"/>
        </w:rPr>
        <w:annotationRef/>
      </w:r>
      <w:r>
        <w:t xml:space="preserve">How is gender used? I assumed that the closet belongs to </w:t>
      </w:r>
      <w:r w:rsidRPr="00B12059">
        <w:rPr>
          <w:b/>
          <w:bCs/>
        </w:rPr>
        <w:t>either</w:t>
      </w:r>
      <w:r>
        <w:t xml:space="preserve"> a man or a woman, but not both…</w:t>
      </w:r>
    </w:p>
  </w:comment>
  <w:comment w:id="143" w:author="Christine Julien" w:date="2014-11-15T21:53:00Z" w:initials="CJ">
    <w:p w14:paraId="16A79382" w14:textId="1297ADDA" w:rsidR="00C34183" w:rsidRDefault="00C34183">
      <w:pPr>
        <w:pStyle w:val="CommentText"/>
      </w:pPr>
      <w:r>
        <w:rPr>
          <w:rStyle w:val="CommentReference"/>
        </w:rPr>
        <w:annotationRef/>
      </w:r>
      <w:r>
        <w:t>It’s not clear how you determine if two pieces match each other.</w:t>
      </w:r>
    </w:p>
  </w:comment>
  <w:comment w:id="148" w:author="Christine Julien" w:date="2014-11-15T21:55:00Z" w:initials="CJ">
    <w:p w14:paraId="0F228647" w14:textId="36D0B664" w:rsidR="00C34183" w:rsidRDefault="00C34183">
      <w:pPr>
        <w:pStyle w:val="CommentText"/>
      </w:pPr>
      <w:r>
        <w:rPr>
          <w:rStyle w:val="CommentReference"/>
        </w:rPr>
        <w:annotationRef/>
      </w:r>
      <w:r>
        <w:t>These seem too wide. Surely there is a temperature that is too low for shorts. At least for many users. I think you’re really not using the temperature filter feature to the level that you should be.</w:t>
      </w:r>
    </w:p>
  </w:comment>
  <w:comment w:id="151" w:author="Christine Julien" w:date="2014-11-15T21:56:00Z" w:initials="CJ">
    <w:p w14:paraId="7FF1F7D6" w14:textId="0320A2F6" w:rsidR="00C34183" w:rsidRDefault="00C34183">
      <w:pPr>
        <w:pStyle w:val="CommentText"/>
      </w:pPr>
      <w:r>
        <w:rPr>
          <w:rStyle w:val="CommentReference"/>
        </w:rPr>
        <w:annotationRef/>
      </w:r>
      <w:r>
        <w:t>But this doesn’t account for the extra attributes as just described. For example, I wouldn’t wear linen pants in winter, ever.</w:t>
      </w:r>
    </w:p>
  </w:comment>
  <w:comment w:id="152" w:author="Christine Julien" w:date="2014-11-15T21:56:00Z" w:initials="CJ">
    <w:p w14:paraId="16186FB7" w14:textId="0DB8AA25" w:rsidR="00C34183" w:rsidRDefault="00C34183">
      <w:pPr>
        <w:pStyle w:val="CommentText"/>
      </w:pPr>
      <w:r>
        <w:rPr>
          <w:rStyle w:val="CommentReference"/>
        </w:rPr>
        <w:annotationRef/>
      </w:r>
      <w:r>
        <w:t>Again, I don’t see how gender is used.</w:t>
      </w:r>
    </w:p>
  </w:comment>
  <w:comment w:id="213" w:author="Christine Julien" w:date="2014-11-16T16:19:00Z" w:initials="CJ">
    <w:p w14:paraId="445E3615" w14:textId="61BE70AF" w:rsidR="00C34183" w:rsidRDefault="00C34183">
      <w:pPr>
        <w:pStyle w:val="CommentText"/>
      </w:pPr>
      <w:r>
        <w:rPr>
          <w:rStyle w:val="CommentReference"/>
        </w:rPr>
        <w:annotationRef/>
      </w:r>
      <w:r>
        <w:t>I don’t understand why. I would have thought that the contents of the closet would have sorted this out…</w:t>
      </w:r>
    </w:p>
  </w:comment>
  <w:comment w:id="229" w:author="Christine Julien" w:date="2014-11-16T16:21:00Z" w:initials="CJ">
    <w:p w14:paraId="4B81CB7A" w14:textId="1BFFD1A7" w:rsidR="00C34183" w:rsidRDefault="00C34183">
      <w:pPr>
        <w:pStyle w:val="CommentText"/>
      </w:pPr>
      <w:r>
        <w:rPr>
          <w:rStyle w:val="CommentReference"/>
        </w:rPr>
        <w:annotationRef/>
      </w:r>
      <w:r>
        <w:t>This doesn’t parse well for me…</w:t>
      </w:r>
    </w:p>
  </w:comment>
  <w:comment w:id="230" w:author="Christine Julien" w:date="2014-11-16T16:24:00Z" w:initials="CJ">
    <w:p w14:paraId="401AA6C5" w14:textId="47280799" w:rsidR="00C34183" w:rsidRDefault="00C34183">
      <w:pPr>
        <w:pStyle w:val="CommentText"/>
      </w:pPr>
      <w:r>
        <w:rPr>
          <w:rStyle w:val="CommentReference"/>
        </w:rPr>
        <w:annotationRef/>
      </w:r>
      <w:r>
        <w:t>I assume you’re referring to decoupling… it should be clearer.</w:t>
      </w:r>
    </w:p>
  </w:comment>
  <w:comment w:id="302" w:author="Christine Julien" w:date="2014-11-16T16:46:00Z" w:initials="CJ">
    <w:p w14:paraId="5AF8CF6E" w14:textId="6CC908A0" w:rsidR="000F3DF3" w:rsidRDefault="000F3DF3">
      <w:pPr>
        <w:pStyle w:val="CommentText"/>
      </w:pPr>
      <w:r>
        <w:rPr>
          <w:rStyle w:val="CommentReference"/>
        </w:rPr>
        <w:annotationRef/>
      </w:r>
      <w:r>
        <w:t>This sentence needs to be rewritten. It should probably be two sentences.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96488" w14:textId="77777777" w:rsidR="00C34183" w:rsidRDefault="00C34183">
      <w:r>
        <w:separator/>
      </w:r>
    </w:p>
  </w:endnote>
  <w:endnote w:type="continuationSeparator" w:id="0">
    <w:p w14:paraId="1EC405DB" w14:textId="77777777" w:rsidR="00C34183" w:rsidRDefault="00C34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34243" w14:textId="77777777" w:rsidR="00C34183" w:rsidRDefault="00C341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61E884" w14:textId="77777777" w:rsidR="00C34183" w:rsidRDefault="00C3418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B09E8" w14:textId="77777777" w:rsidR="00C34183" w:rsidRDefault="00C3418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CB00E" w14:textId="77777777" w:rsidR="00C34183" w:rsidRDefault="00C3418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02F74" w14:textId="77777777" w:rsidR="00C34183" w:rsidRDefault="00C3418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002B3">
      <w:rPr>
        <w:rStyle w:val="PageNumber"/>
        <w:noProof/>
      </w:rPr>
      <w:t>x</w:t>
    </w:r>
    <w:r>
      <w:rPr>
        <w:rStyle w:val="PageNumber"/>
      </w:rPr>
      <w:fldChar w:fldCharType="end"/>
    </w:r>
  </w:p>
  <w:p w14:paraId="58C95ABE" w14:textId="77777777" w:rsidR="00C34183" w:rsidRDefault="00C3418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6CFC9" w14:textId="77777777" w:rsidR="00C34183" w:rsidRDefault="00C34183">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8002B3">
      <w:rPr>
        <w:rStyle w:val="PageNumber"/>
        <w:noProof/>
      </w:rPr>
      <w:t>60</w:t>
    </w:r>
    <w:r>
      <w:rPr>
        <w:rStyle w:val="PageNumber"/>
      </w:rPr>
      <w:fldChar w:fldCharType="end"/>
    </w:r>
  </w:p>
  <w:p w14:paraId="3A7E0E56" w14:textId="77777777" w:rsidR="00C34183" w:rsidRDefault="00C341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9C164" w14:textId="77777777" w:rsidR="00C34183" w:rsidRDefault="00C34183">
      <w:r>
        <w:separator/>
      </w:r>
    </w:p>
  </w:footnote>
  <w:footnote w:type="continuationSeparator" w:id="0">
    <w:p w14:paraId="582FD4CC" w14:textId="77777777" w:rsidR="00C34183" w:rsidRDefault="00C341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0C648" w14:textId="77777777" w:rsidR="00C34183" w:rsidRDefault="00C3418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9E81F" w14:textId="77777777" w:rsidR="00C34183" w:rsidRDefault="00C3418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34D2C" w14:textId="77777777" w:rsidR="00C34183" w:rsidRDefault="00C3418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95pt;height:19.9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36E1"/>
    <w:rsid w:val="00094271"/>
    <w:rsid w:val="00095BAB"/>
    <w:rsid w:val="00096C5B"/>
    <w:rsid w:val="000A1BA2"/>
    <w:rsid w:val="000A1E7F"/>
    <w:rsid w:val="000A2A6E"/>
    <w:rsid w:val="000A5EDF"/>
    <w:rsid w:val="000A5FDA"/>
    <w:rsid w:val="000B3C3E"/>
    <w:rsid w:val="000B3E5D"/>
    <w:rsid w:val="000B492C"/>
    <w:rsid w:val="000B79B4"/>
    <w:rsid w:val="000B7D60"/>
    <w:rsid w:val="000B7EFF"/>
    <w:rsid w:val="000C2FA3"/>
    <w:rsid w:val="000C3141"/>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3DF3"/>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0F9F"/>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4B08"/>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2F762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17A8"/>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5493"/>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1F1"/>
    <w:rsid w:val="00631522"/>
    <w:rsid w:val="006315BB"/>
    <w:rsid w:val="006349B3"/>
    <w:rsid w:val="00636472"/>
    <w:rsid w:val="00637630"/>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100F"/>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6DB1"/>
    <w:rsid w:val="007D7096"/>
    <w:rsid w:val="007E4F8E"/>
    <w:rsid w:val="007E5503"/>
    <w:rsid w:val="007F1E17"/>
    <w:rsid w:val="007F2D4A"/>
    <w:rsid w:val="007F3BA7"/>
    <w:rsid w:val="007F3BC0"/>
    <w:rsid w:val="007F469F"/>
    <w:rsid w:val="007F51C8"/>
    <w:rsid w:val="007F5A2A"/>
    <w:rsid w:val="007F5A65"/>
    <w:rsid w:val="007F7426"/>
    <w:rsid w:val="007F750B"/>
    <w:rsid w:val="008002B3"/>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4937"/>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B7FCC"/>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572"/>
    <w:rsid w:val="00973777"/>
    <w:rsid w:val="009743A6"/>
    <w:rsid w:val="00975B04"/>
    <w:rsid w:val="00975C6F"/>
    <w:rsid w:val="00976137"/>
    <w:rsid w:val="00980938"/>
    <w:rsid w:val="00983774"/>
    <w:rsid w:val="00986BCE"/>
    <w:rsid w:val="00987BAB"/>
    <w:rsid w:val="0099042F"/>
    <w:rsid w:val="009908AB"/>
    <w:rsid w:val="00992467"/>
    <w:rsid w:val="009939B9"/>
    <w:rsid w:val="00995446"/>
    <w:rsid w:val="00995D53"/>
    <w:rsid w:val="009976A9"/>
    <w:rsid w:val="009A225C"/>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6E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1CDF"/>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3013"/>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58A"/>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059"/>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83"/>
    <w:rsid w:val="00C341AD"/>
    <w:rsid w:val="00C34B71"/>
    <w:rsid w:val="00C357C0"/>
    <w:rsid w:val="00C36355"/>
    <w:rsid w:val="00C36411"/>
    <w:rsid w:val="00C36A95"/>
    <w:rsid w:val="00C4391E"/>
    <w:rsid w:val="00C43D04"/>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4F56"/>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1C70"/>
    <w:rsid w:val="00DB3695"/>
    <w:rsid w:val="00DB4AE7"/>
    <w:rsid w:val="00DB6F80"/>
    <w:rsid w:val="00DC2390"/>
    <w:rsid w:val="00DC285A"/>
    <w:rsid w:val="00DC3C15"/>
    <w:rsid w:val="00DC4A09"/>
    <w:rsid w:val="00DD02C2"/>
    <w:rsid w:val="00DD140B"/>
    <w:rsid w:val="00DD3556"/>
    <w:rsid w:val="00DD38AE"/>
    <w:rsid w:val="00DD6B58"/>
    <w:rsid w:val="00DE0B16"/>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9C9"/>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904"/>
    <w:rsid w:val="00F77A34"/>
    <w:rsid w:val="00F77EEF"/>
    <w:rsid w:val="00F82363"/>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7FB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 w:type="character" w:styleId="CommentReference">
    <w:name w:val="annotation reference"/>
    <w:basedOn w:val="DefaultParagraphFont"/>
    <w:semiHidden/>
    <w:unhideWhenUsed/>
    <w:rsid w:val="007D6DB1"/>
    <w:rPr>
      <w:sz w:val="18"/>
      <w:szCs w:val="18"/>
    </w:rPr>
  </w:style>
  <w:style w:type="paragraph" w:styleId="CommentText">
    <w:name w:val="annotation text"/>
    <w:basedOn w:val="Normal"/>
    <w:link w:val="CommentTextChar"/>
    <w:semiHidden/>
    <w:unhideWhenUsed/>
    <w:rsid w:val="007D6DB1"/>
    <w:rPr>
      <w:szCs w:val="24"/>
    </w:rPr>
  </w:style>
  <w:style w:type="character" w:customStyle="1" w:styleId="CommentTextChar">
    <w:name w:val="Comment Text Char"/>
    <w:basedOn w:val="DefaultParagraphFont"/>
    <w:link w:val="CommentText"/>
    <w:semiHidden/>
    <w:rsid w:val="007D6DB1"/>
    <w:rPr>
      <w:rFonts w:ascii="Times" w:hAnsi="Times"/>
      <w:sz w:val="24"/>
      <w:szCs w:val="24"/>
    </w:rPr>
  </w:style>
  <w:style w:type="paragraph" w:styleId="CommentSubject">
    <w:name w:val="annotation subject"/>
    <w:basedOn w:val="CommentText"/>
    <w:next w:val="CommentText"/>
    <w:link w:val="CommentSubjectChar"/>
    <w:semiHidden/>
    <w:unhideWhenUsed/>
    <w:rsid w:val="007D6DB1"/>
    <w:rPr>
      <w:b/>
      <w:bCs/>
      <w:sz w:val="20"/>
      <w:szCs w:val="20"/>
    </w:rPr>
  </w:style>
  <w:style w:type="character" w:customStyle="1" w:styleId="CommentSubjectChar">
    <w:name w:val="Comment Subject Char"/>
    <w:basedOn w:val="CommentTextChar"/>
    <w:link w:val="CommentSubject"/>
    <w:semiHidden/>
    <w:rsid w:val="007D6DB1"/>
    <w:rPr>
      <w:rFonts w:ascii="Times" w:hAnsi="Times"/>
      <w:b/>
      <w:bCs/>
      <w:sz w:val="24"/>
      <w:szCs w:val="24"/>
    </w:rPr>
  </w:style>
  <w:style w:type="character" w:styleId="Strong">
    <w:name w:val="Strong"/>
    <w:basedOn w:val="DefaultParagraphFont"/>
    <w:qFormat/>
    <w:rsid w:val="00B12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231265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735201650">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1314607">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0712596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comments" Target="comments.xml"/><Relationship Id="rId17" Type="http://schemas.openxmlformats.org/officeDocument/2006/relationships/image" Target="media/image2.emf"/><Relationship Id="rId18" Type="http://schemas.openxmlformats.org/officeDocument/2006/relationships/oleObject" Target="embeddings/oleObject1.bin"/><Relationship Id="rId19" Type="http://schemas.openxmlformats.org/officeDocument/2006/relationships/image" Target="media/image3.emf"/><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footer" Target="footer5.xml"/><Relationship Id="rId69" Type="http://schemas.openxmlformats.org/officeDocument/2006/relationships/fontTable" Target="fontTable.xml"/><Relationship Id="rId50" Type="http://schemas.openxmlformats.org/officeDocument/2006/relationships/oleObject" Target="embeddings/oleObject11.bin"/><Relationship Id="rId51" Type="http://schemas.openxmlformats.org/officeDocument/2006/relationships/image" Target="media/image25.emf"/><Relationship Id="rId52" Type="http://schemas.openxmlformats.org/officeDocument/2006/relationships/oleObject" Target="embeddings/oleObject12.bin"/><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oleObject" Target="embeddings/oleObject8.bin"/><Relationship Id="rId44" Type="http://schemas.openxmlformats.org/officeDocument/2006/relationships/image" Target="media/image21.png"/><Relationship Id="rId45" Type="http://schemas.openxmlformats.org/officeDocument/2006/relationships/image" Target="media/image22.emf"/><Relationship Id="rId46" Type="http://schemas.openxmlformats.org/officeDocument/2006/relationships/oleObject" Target="embeddings/oleObject9.bin"/><Relationship Id="rId47" Type="http://schemas.openxmlformats.org/officeDocument/2006/relationships/image" Target="media/image23.emf"/><Relationship Id="rId48" Type="http://schemas.openxmlformats.org/officeDocument/2006/relationships/oleObject" Target="embeddings/oleObject10.bin"/><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oleObject" Target="embeddings/oleObject7.bin"/><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theme" Target="theme/theme1.xml"/><Relationship Id="rId71" Type="http://schemas.microsoft.com/office/2011/relationships/people" Target="people.xml"/><Relationship Id="rId20" Type="http://schemas.openxmlformats.org/officeDocument/2006/relationships/oleObject" Target="embeddings/oleObject2.bin"/><Relationship Id="rId21" Type="http://schemas.openxmlformats.org/officeDocument/2006/relationships/image" Target="media/image4.emf"/><Relationship Id="rId22" Type="http://schemas.openxmlformats.org/officeDocument/2006/relationships/oleObject" Target="embeddings/oleObject3.bin"/><Relationship Id="rId23" Type="http://schemas.openxmlformats.org/officeDocument/2006/relationships/image" Target="media/image5.emf"/><Relationship Id="rId24" Type="http://schemas.openxmlformats.org/officeDocument/2006/relationships/oleObject" Target="embeddings/oleObject4.bin"/><Relationship Id="rId25" Type="http://schemas.openxmlformats.org/officeDocument/2006/relationships/image" Target="media/image6.emf"/><Relationship Id="rId26" Type="http://schemas.openxmlformats.org/officeDocument/2006/relationships/oleObject" Target="embeddings/oleObject5.bin"/><Relationship Id="rId27" Type="http://schemas.openxmlformats.org/officeDocument/2006/relationships/image" Target="media/image7.emf"/><Relationship Id="rId28" Type="http://schemas.openxmlformats.org/officeDocument/2006/relationships/oleObject" Target="embeddings/oleObject6.bin"/><Relationship Id="rId29" Type="http://schemas.openxmlformats.org/officeDocument/2006/relationships/image" Target="media/image8.emf"/><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D24D9-CEAE-3741-BC68-FA69995FD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\UT\Master Report\Template\Dissertation\Front Matter Template.dotx</Template>
  <TotalTime>74</TotalTime>
  <Pages>70</Pages>
  <Words>10212</Words>
  <Characters>58212</Characters>
  <Application>Microsoft Macintosh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68288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Christine Julien</cp:lastModifiedBy>
  <cp:revision>19</cp:revision>
  <cp:lastPrinted>2014-11-07T17:26:00Z</cp:lastPrinted>
  <dcterms:created xsi:type="dcterms:W3CDTF">2014-11-16T03:33:00Z</dcterms:created>
  <dcterms:modified xsi:type="dcterms:W3CDTF">2014-11-16T22:55:00Z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